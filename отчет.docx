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7073138D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« __» ____________ </w:t>
      </w:r>
      <w:r w:rsidR="006F03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2023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486BBC3F" w:rsidR="00E032D3" w:rsidRDefault="00E23748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3748">
              <w:rPr>
                <w:rFonts w:ascii="Times New Roman" w:hAnsi="Times New Roman" w:cs="Times New Roman"/>
                <w:sz w:val="24"/>
                <w:szCs w:val="24"/>
              </w:rPr>
              <w:t>Манылова Полина Максимовна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48210958" w:rsidR="00420B2F" w:rsidRPr="00885C86" w:rsidRDefault="00D46519" w:rsidP="00E23748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23748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</w:t>
            </w:r>
            <w:r w:rsidR="00885C86" w:rsidRPr="00E23748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E23748" w:rsidRPr="00E2374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="00885C86" w:rsidRPr="00E23748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124C575E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6F03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5"/>
        <w:gridCol w:w="231"/>
        <w:gridCol w:w="46"/>
        <w:gridCol w:w="3111"/>
        <w:gridCol w:w="469"/>
        <w:gridCol w:w="957"/>
        <w:gridCol w:w="853"/>
        <w:gridCol w:w="1686"/>
        <w:gridCol w:w="17"/>
        <w:gridCol w:w="63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56C69D2F" w:rsidR="00717830" w:rsidRDefault="00E23748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23748">
              <w:rPr>
                <w:rFonts w:ascii="Times New Roman" w:hAnsi="Times New Roman" w:cs="Times New Roman"/>
                <w:sz w:val="24"/>
                <w:szCs w:val="24"/>
              </w:rPr>
              <w:t>Манылова Полина Максимовна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15FF3AF1" w:rsidR="00717830" w:rsidRDefault="00E23748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23748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ИСПк-403-52-00</w:t>
            </w:r>
          </w:p>
        </w:tc>
      </w:tr>
      <w:tr w:rsidR="0071783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6F03DC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44E1C61A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2F6FBA26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783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717830" w14:paraId="596CF3A1" w14:textId="77777777" w:rsidTr="006F03DC">
        <w:trPr>
          <w:gridAfter w:val="2"/>
          <w:wAfter w:w="42" w:type="pct"/>
          <w:trHeight w:val="377"/>
        </w:trPr>
        <w:tc>
          <w:tcPr>
            <w:tcW w:w="1115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3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6F03DC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6F03DC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6F03DC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19061811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6F03DC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32B41514" w:rsidR="00DD0305" w:rsidRDefault="006F03DC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0398C151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  <w:r w:rsidR="006F03DC">
              <w:rPr>
                <w:rFonts w:ascii="Times New Roman" w:eastAsia="Times New Roman" w:hAnsi="Times New Roman" w:cs="Times New Roman"/>
                <w:lang w:eastAsia="zh-CN"/>
              </w:rPr>
              <w:t xml:space="preserve"> ОК-9-11, ПК-3.2, ПК-3.3</w:t>
            </w:r>
          </w:p>
        </w:tc>
      </w:tr>
      <w:tr w:rsidR="00DD0305" w14:paraId="0CF8D51D" w14:textId="77777777" w:rsidTr="006F03DC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208D5EBB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7BB467DB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1ED5C856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.1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ПК-3.4</w:t>
            </w:r>
          </w:p>
        </w:tc>
      </w:tr>
      <w:tr w:rsidR="00DD0305" w14:paraId="27FE6F44" w14:textId="77777777" w:rsidTr="006F03DC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48C7AD86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6F03DC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4EFA3F7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6F03DC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7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4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07A9F9DF" w:rsidR="0010035F" w:rsidRDefault="00E23748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E23748">
              <w:rPr>
                <w:rFonts w:ascii="Times New Roman" w:hAnsi="Times New Roman" w:cs="Times New Roman"/>
                <w:sz w:val="24"/>
                <w:szCs w:val="24"/>
              </w:rPr>
              <w:t>Манылова Полина Максимовна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382DE55D" w:rsidR="0010035F" w:rsidRDefault="00E23748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E23748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ИСПк-403-52-00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42503080" w:rsidR="0010035F" w:rsidRDefault="00E23748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  <w:r w:rsidR="00D46519">
              <w:rPr>
                <w:rFonts w:ascii="Times New Roman" w:hAnsi="Times New Roman"/>
                <w:sz w:val="24"/>
                <w:szCs w:val="24"/>
              </w:rPr>
              <w:t>.09</w:t>
            </w:r>
            <w:r>
              <w:rPr>
                <w:rFonts w:ascii="Times New Roman" w:hAnsi="Times New Roman"/>
                <w:sz w:val="24"/>
                <w:szCs w:val="24"/>
              </w:rPr>
              <w:t>.2023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39246489" w:rsidR="0010035F" w:rsidRDefault="00E23748" w:rsidP="00D4651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</w:t>
            </w:r>
            <w:r w:rsidR="00D46519">
              <w:rPr>
                <w:rFonts w:ascii="Times New Roman" w:hAnsi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/>
                <w:sz w:val="24"/>
                <w:szCs w:val="24"/>
              </w:rPr>
              <w:t>.2023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1A138CC7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03BB8F24" w:rsidR="00156DAB" w:rsidRPr="005021A9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 xml:space="preserve">Осуществлять </w:t>
            </w:r>
            <w:proofErr w:type="spellStart"/>
            <w:r w:rsidRPr="00903A94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903A94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 xml:space="preserve">ПК 3.3. Производить исследование созданного программного кода с </w:t>
            </w: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lastRenderedPageBreak/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 xml:space="preserve">готовить тесты для осуществления автоматизированного </w:t>
            </w:r>
            <w:r w:rsidR="00903A94">
              <w:rPr>
                <w:rFonts w:ascii="Times New Roman" w:eastAsia="Times New Roman" w:hAnsi="Times New Roman" w:cs="Times New Roman"/>
              </w:rPr>
              <w:lastRenderedPageBreak/>
              <w:t>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6F03DC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 xml:space="preserve">ОК 07. Содействовать сохранению окружающей среды, ресурсосбережению, эффективно действовать в 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lastRenderedPageBreak/>
              <w:t xml:space="preserve">Способен прогнозировать эффективность и </w:t>
            </w:r>
            <w:proofErr w:type="spellStart"/>
            <w:r w:rsidRPr="007D5D58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D5D58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>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0C7A748C" w:rsidR="002835F3" w:rsidRPr="001F26DE" w:rsidRDefault="006F03DC" w:rsidP="006F03D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4C3F8A22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</w:t>
            </w:r>
            <w:r w:rsidR="00F34645">
              <w:rPr>
                <w:rFonts w:ascii="Times New Roman" w:hAnsi="Times New Roman"/>
                <w:sz w:val="24"/>
                <w:szCs w:val="24"/>
              </w:rPr>
              <w:t xml:space="preserve"> 2023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EndPr/>
      <w:sdtContent>
        <w:p w14:paraId="0682F2EE" w14:textId="72AC844A" w:rsidR="0092636D" w:rsidRPr="00B278BE" w:rsidRDefault="0092636D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  <w:p w14:paraId="14E1D0F6" w14:textId="77777777" w:rsidR="00000B3C" w:rsidRDefault="009263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0197160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_Toc150197160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4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361A1741" w14:textId="77777777" w:rsidR="00000B3C" w:rsidRDefault="00C323E5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61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_Toc150197161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5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21FAE0B2" w14:textId="77777777" w:rsidR="00000B3C" w:rsidRDefault="00C323E5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62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АНАЛИЗ ПОСТАВЛЕННОЙ ЗАДАЧИ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_Toc150197162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6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308ADC77" w14:textId="77777777" w:rsidR="00000B3C" w:rsidRDefault="00C323E5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63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РАЗРАБОТКА ТЕХНИЧЕСКОГО ЗАДАНИЯ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_Toc150197163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8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5A3885DD" w14:textId="77777777" w:rsidR="00000B3C" w:rsidRDefault="00C323E5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64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noProof/>
              </w:rPr>
              <w:t>3.1 Назначение разработки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_Toc150197164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8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457457CF" w14:textId="77777777" w:rsidR="00000B3C" w:rsidRDefault="00C323E5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65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noProof/>
              </w:rPr>
              <w:t>3.1.1 Функциональное назначение программы.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_Toc150197165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8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1B5988F4" w14:textId="77777777" w:rsidR="00000B3C" w:rsidRDefault="00C323E5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66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noProof/>
              </w:rPr>
              <w:t>3.1.2 Эксплуатационное назначение программы.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_Toc150197166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8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54E7A991" w14:textId="77777777" w:rsidR="00000B3C" w:rsidRDefault="00C323E5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67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noProof/>
              </w:rPr>
              <w:t>3.2 Требования к программе или программному изделию: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_Toc150197167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8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566110F7" w14:textId="77777777" w:rsidR="00000B3C" w:rsidRDefault="00C323E5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68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noProof/>
              </w:rPr>
              <w:t>3.2.1 Требования к функциональным характеристикам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_Toc150197168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8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64D4C625" w14:textId="77777777" w:rsidR="00000B3C" w:rsidRDefault="00C323E5">
          <w:pPr>
            <w:pStyle w:val="3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69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noProof/>
              </w:rPr>
              <w:t>3.2.2 Возможности пользователя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_Toc150197169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8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51C2614B" w14:textId="77777777" w:rsidR="00000B3C" w:rsidRDefault="00C323E5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70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noProof/>
              </w:rPr>
              <w:t>3.1.3 Требования к надежности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_Toc150197170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9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291B4AA5" w14:textId="77777777" w:rsidR="00000B3C" w:rsidRDefault="00C323E5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71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noProof/>
              </w:rPr>
              <w:t>3.1.4 Условия эксплуатации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_Toc150197171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9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170B71F6" w14:textId="77777777" w:rsidR="00000B3C" w:rsidRDefault="00C323E5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72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noProof/>
              </w:rPr>
              <w:t>3.1.5 Требования к составу и параметрам тех</w:t>
            </w:r>
            <w:r w:rsidR="00000B3C" w:rsidRPr="00D54DEB">
              <w:rPr>
                <w:rStyle w:val="a6"/>
                <w:rFonts w:ascii="Times New Roman" w:hAnsi="Times New Roman" w:cs="Times New Roman"/>
                <w:noProof/>
              </w:rPr>
              <w:t>нических средств для корректной работы программы необходимо: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_Toc150197172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9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2D1FB1ED" w14:textId="77777777" w:rsidR="00000B3C" w:rsidRDefault="00C323E5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73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noProof/>
              </w:rPr>
              <w:t>3.1.6 Требования к информационной и программной совместимости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_Toc150197173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9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33F9967B" w14:textId="77777777" w:rsidR="00000B3C" w:rsidRDefault="00C323E5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74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noProof/>
              </w:rPr>
              <w:t>3.1.7 Требования к маркировке и упаковке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_Toc150197174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9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090ECE2B" w14:textId="77777777" w:rsidR="00000B3C" w:rsidRDefault="00C323E5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75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noProof/>
              </w:rPr>
              <w:t>3.1.8 Требования к транспортированию и хранению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_Toc150197175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10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1808072A" w14:textId="77777777" w:rsidR="00000B3C" w:rsidRDefault="00C323E5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76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noProof/>
              </w:rPr>
              <w:t>3.1.9 Специальные требования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_Toc150197176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10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07078AF0" w14:textId="77777777" w:rsidR="00000B3C" w:rsidRDefault="00C323E5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77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noProof/>
              </w:rPr>
              <w:t>3.1.10 Требования к программной документации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_Toc150197177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10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4769C0E6" w14:textId="77777777" w:rsidR="00000B3C" w:rsidRDefault="00C323E5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78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4. </w:t>
            </w:r>
            <w:r w:rsidR="00000B3C" w:rsidRPr="00D54DEB">
              <w:rPr>
                <w:rStyle w:val="a6"/>
                <w:rFonts w:ascii="Times New Roman" w:hAnsi="Times New Roman" w:cs="Times New Roman"/>
                <w:b/>
                <w:bCs/>
                <w:caps/>
                <w:noProof/>
              </w:rPr>
              <w:t>Разработка Технического проекта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_Toc150197178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11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3F1A1BBC" w14:textId="77777777" w:rsidR="00000B3C" w:rsidRDefault="00C323E5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79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noProof/>
              </w:rPr>
              <w:t>4.1 Форма представления входных / выходных данных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_Toc150197179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11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67A6CF84" w14:textId="77777777" w:rsidR="00000B3C" w:rsidRDefault="00C323E5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80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noProof/>
              </w:rPr>
              <w:t>4.2 Определение семантики использования языков, библиотек и фреймворков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_Toc150197180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11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0573DB17" w14:textId="77777777" w:rsidR="00000B3C" w:rsidRDefault="00C323E5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81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 ИСПОЛЬЗУЕМЫЙ ИНСТРУМЕНТАРИЙ И РАБОЧЕЕ ОКРУЖЕНИЕ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_Toc150197181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12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48A8B68E" w14:textId="77777777" w:rsidR="00000B3C" w:rsidRDefault="00C323E5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82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_Toc150197182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14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0B703E14" w14:textId="77777777" w:rsidR="00000B3C" w:rsidRDefault="00C323E5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83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_Toc150197183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15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6C0A4C98" w14:textId="77777777" w:rsidR="00000B3C" w:rsidRDefault="00C323E5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84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noProof/>
              </w:rPr>
              <w:t>ПРИЛОЖЕНИЕ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_Toc150197184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16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6229606C" w14:textId="77777777" w:rsidR="00000B3C" w:rsidRDefault="00C323E5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85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noProof/>
              </w:rPr>
              <w:t>АНАЛИТИЧЕСКАЯ ЗАПИСКА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_Toc150197185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16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6864FD27" w14:textId="77777777" w:rsidR="00000B3C" w:rsidRDefault="00C323E5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86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noProof/>
              </w:rPr>
              <w:t>ТЕХНИЧЕСКОЕ ЗАДАНИЕ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_Toc150197186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21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0550ACEB" w14:textId="77777777" w:rsidR="00000B3C" w:rsidRDefault="00C323E5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87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noProof/>
              </w:rPr>
              <w:t>ТЕХНИЧЕСКИЙ ПРОЕКТ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_Toc150197187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26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03066E7E" w14:textId="77777777" w:rsidR="00000B3C" w:rsidRDefault="00C323E5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88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noProof/>
              </w:rPr>
              <w:t>РУКОВОДСТВО ПОЛЬЗОВАТЕЛЯ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_Toc150197188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33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28C99750" w14:textId="77777777" w:rsidR="00000B3C" w:rsidRDefault="00C323E5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89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noProof/>
              </w:rPr>
              <w:t>РУКОВОДСТВО ПРОГРАММИСТА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_Toc150197189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38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58BEB31A" w14:textId="77777777" w:rsidR="00000B3C" w:rsidRDefault="00C323E5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90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noProof/>
              </w:rPr>
              <w:t>ПРОГРАММА И МЕТОДИКА ИСПЫТАНИЙ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_Toc150197190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40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26E9D187" w14:textId="77777777" w:rsidR="00000B3C" w:rsidRDefault="00C323E5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50197191" w:history="1">
            <w:r w:rsidR="00000B3C" w:rsidRPr="00D54DEB">
              <w:rPr>
                <w:rStyle w:val="a6"/>
                <w:rFonts w:ascii="Times New Roman" w:hAnsi="Times New Roman" w:cs="Times New Roman"/>
                <w:b/>
                <w:noProof/>
              </w:rPr>
              <w:t>ИСХОДНЫЙ КОД</w:t>
            </w:r>
            <w:r w:rsidR="00000B3C">
              <w:rPr>
                <w:noProof/>
                <w:webHidden/>
              </w:rPr>
              <w:tab/>
            </w:r>
            <w:r w:rsidR="00000B3C">
              <w:rPr>
                <w:noProof/>
                <w:webHidden/>
              </w:rPr>
              <w:fldChar w:fldCharType="begin"/>
            </w:r>
            <w:r w:rsidR="00000B3C">
              <w:rPr>
                <w:noProof/>
                <w:webHidden/>
              </w:rPr>
              <w:instrText xml:space="preserve"> PAGEREF _Toc150197191 \h </w:instrText>
            </w:r>
            <w:r w:rsidR="00000B3C">
              <w:rPr>
                <w:noProof/>
                <w:webHidden/>
              </w:rPr>
            </w:r>
            <w:r w:rsidR="00000B3C">
              <w:rPr>
                <w:noProof/>
                <w:webHidden/>
              </w:rPr>
              <w:fldChar w:fldCharType="separate"/>
            </w:r>
            <w:r w:rsidR="00000B3C">
              <w:rPr>
                <w:noProof/>
                <w:webHidden/>
              </w:rPr>
              <w:t>51</w:t>
            </w:r>
            <w:r w:rsidR="00000B3C">
              <w:rPr>
                <w:noProof/>
                <w:webHidden/>
              </w:rPr>
              <w:fldChar w:fldCharType="end"/>
            </w:r>
          </w:hyperlink>
        </w:p>
        <w:p w14:paraId="68AE4BE8" w14:textId="3D5EE33E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lastRenderedPageBreak/>
            <w:fldChar w:fldCharType="end"/>
          </w:r>
        </w:p>
      </w:sdtContent>
    </w:sdt>
    <w:p w14:paraId="037B9E2F" w14:textId="77777777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150197160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4591665E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</w:t>
      </w:r>
      <w:r w:rsidR="00E23748">
        <w:rPr>
          <w:rFonts w:ascii="Times New Roman" w:hAnsi="Times New Roman" w:cs="Times New Roman"/>
          <w:sz w:val="28"/>
          <w:szCs w:val="28"/>
        </w:rPr>
        <w:t xml:space="preserve"> 15.09.2023</w:t>
      </w:r>
      <w:r w:rsidR="00761A22">
        <w:rPr>
          <w:rFonts w:ascii="Times New Roman" w:hAnsi="Times New Roman" w:cs="Times New Roman"/>
          <w:sz w:val="28"/>
          <w:szCs w:val="28"/>
        </w:rPr>
        <w:t xml:space="preserve"> по </w:t>
      </w:r>
      <w:r w:rsidR="00E23748">
        <w:rPr>
          <w:rFonts w:ascii="Times New Roman" w:hAnsi="Times New Roman" w:cs="Times New Roman"/>
          <w:sz w:val="28"/>
          <w:szCs w:val="28"/>
        </w:rPr>
        <w:t>20.11.2023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162C2842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на  онлайн-хостинге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3B15CA9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 кода с целью выявления неэффективных решений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5019716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7777777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15.09.2022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.2022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777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394E1E19" w:rsidR="002835F3" w:rsidRPr="00F52514" w:rsidRDefault="006F03DC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15.09.2023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797AAB1C" w:rsidR="002835F3" w:rsidRPr="00F52514" w:rsidRDefault="006F03DC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15.09.2023-29.09.2023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2AF315C0" w:rsidR="002835F3" w:rsidRPr="00F52514" w:rsidRDefault="006F03DC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29.09.2023-13.10.2023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055097D8" w:rsidR="002835F3" w:rsidRPr="00F52514" w:rsidRDefault="006F03DC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13.10.2023</w:t>
            </w:r>
            <w:r w:rsidR="002835F3">
              <w:rPr>
                <w:rFonts w:ascii="Times New Roman" w:hAnsi="Times New Roman" w:cs="Times New Roman"/>
                <w:sz w:val="28"/>
                <w:szCs w:val="28"/>
              </w:rPr>
              <w:t>-27.10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5FB125F7" w:rsidR="002835F3" w:rsidRPr="00F52514" w:rsidRDefault="002835F3" w:rsidP="006F03D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2042A13A" w:rsidR="002835F3" w:rsidRPr="00F52514" w:rsidRDefault="006F03DC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27.10.20223-10.11.2023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презентации программного продукта и окончательное формирование  репозитория.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7E00C08A" w:rsidR="002835F3" w:rsidRPr="00F52514" w:rsidRDefault="006F03DC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20.11.2023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 xml:space="preserve">(дата)   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6AEB68F" w14:textId="1C1ACD66" w:rsidR="0092636D" w:rsidRPr="00F17A22" w:rsidRDefault="0092636D" w:rsidP="00C90BB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50197162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2"/>
    </w:p>
    <w:p w14:paraId="173C1608" w14:textId="77777777" w:rsidR="00C90BB2" w:rsidRPr="00C90BB2" w:rsidRDefault="00C90BB2" w:rsidP="00C90BB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90BB2">
        <w:rPr>
          <w:rFonts w:ascii="Times New Roman" w:hAnsi="Times New Roman" w:cs="Times New Roman"/>
          <w:sz w:val="28"/>
          <w:szCs w:val="28"/>
        </w:rPr>
        <w:t>Целевая аудитория: эта игра предназначена для детей 3-12 лет для развития логических способностей. Также этой игрой могут пользоваться как взрослые, так и подростки для того, чтобы проводить свободное время.</w:t>
      </w:r>
    </w:p>
    <w:p w14:paraId="7725ECC5" w14:textId="77777777" w:rsidR="00C90BB2" w:rsidRPr="00C90BB2" w:rsidRDefault="00C90BB2" w:rsidP="00C90BB2">
      <w:pPr>
        <w:spacing w:line="360" w:lineRule="auto"/>
        <w:ind w:firstLine="709"/>
        <w:rPr>
          <w:ins w:id="3" w:author="Ржаникова Елена Дмитриевна" w:date="2022-04-14T20:23:00Z"/>
          <w:rFonts w:ascii="Times New Roman" w:hAnsi="Times New Roman" w:cs="Times New Roman"/>
          <w:sz w:val="28"/>
          <w:szCs w:val="28"/>
        </w:rPr>
      </w:pPr>
      <w:r w:rsidRPr="00C90BB2">
        <w:rPr>
          <w:rFonts w:ascii="Times New Roman" w:hAnsi="Times New Roman" w:cs="Times New Roman"/>
          <w:sz w:val="28"/>
          <w:szCs w:val="28"/>
        </w:rPr>
        <w:t xml:space="preserve">Назначение проекта: </w:t>
      </w:r>
    </w:p>
    <w:p w14:paraId="04F946CB" w14:textId="77777777" w:rsidR="00C90BB2" w:rsidRPr="00C90BB2" w:rsidRDefault="00C90BB2" w:rsidP="00C90BB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90BB2">
        <w:rPr>
          <w:rFonts w:ascii="Times New Roman" w:hAnsi="Times New Roman" w:cs="Times New Roman"/>
          <w:sz w:val="28"/>
          <w:szCs w:val="28"/>
        </w:rPr>
        <w:t>Игра предназначена для развития мелкой моторики, координации движений и внимания у игрока. Она помогает развить навыки рисования и улучшить письменные навыки, так как требует точности и контроля движений руки. Также игра способствует развитию логического мышления и пространственного восприятия, так как игрок должен выбирать оптимальный путь для обводки заданной фигуры без отрыва пера от бумаги.</w:t>
      </w:r>
    </w:p>
    <w:p w14:paraId="6A1D8BB9" w14:textId="77777777" w:rsidR="00C90BB2" w:rsidRPr="00C90BB2" w:rsidRDefault="00C90BB2" w:rsidP="00C90BB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90BB2">
        <w:rPr>
          <w:rFonts w:ascii="Times New Roman" w:hAnsi="Times New Roman" w:cs="Times New Roman"/>
          <w:sz w:val="28"/>
          <w:szCs w:val="28"/>
        </w:rPr>
        <w:t>Также программа предназначена для получения и повышения навыков разработки программного обеспечения и технической документации.</w:t>
      </w:r>
    </w:p>
    <w:p w14:paraId="0A8617F8" w14:textId="77777777" w:rsidR="00C90BB2" w:rsidRPr="00C90BB2" w:rsidRDefault="00C90BB2" w:rsidP="00C90BB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90BB2">
        <w:rPr>
          <w:rFonts w:ascii="Times New Roman" w:hAnsi="Times New Roman" w:cs="Times New Roman"/>
          <w:sz w:val="28"/>
          <w:szCs w:val="28"/>
        </w:rPr>
        <w:t xml:space="preserve">Основной функционал: </w:t>
      </w:r>
    </w:p>
    <w:p w14:paraId="4F1A41A8" w14:textId="38D65A7E" w:rsidR="00C90BB2" w:rsidRPr="00C90BB2" w:rsidRDefault="00C90BB2" w:rsidP="003E3C1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90BB2">
        <w:rPr>
          <w:rFonts w:ascii="Times New Roman" w:hAnsi="Times New Roman" w:cs="Times New Roman"/>
          <w:sz w:val="28"/>
          <w:szCs w:val="28"/>
        </w:rPr>
        <w:t>Цель игры «Обведи, не отрывая пера» заключается в том, что пользователь (игрок) должен обвести сложную замкнутую фигуру, не отрывая пера и не проходить по одним и тем же линиям дважды. Если игрок успешно обвел фигуру, то он может переходить на следующий уровень. Если игрок хочет перейти к следующему уровню, не проходя текущий уровень, то он может это сделать, нажав на стрелку, которая находится справа от игрового поля. Если же игрок не успешно обвел фигуру, то у него будет еще одна попытка, число попыток не ограничено. Игроку дано три уровня сложностей: легкий, средний и сложный. Каждый уровень сложности предполагает пять уровней сложности. Игра заканчивается, когда игрок прошел последний уровень.</w:t>
      </w:r>
    </w:p>
    <w:p w14:paraId="3D55B5DB" w14:textId="77777777" w:rsidR="00C90BB2" w:rsidRPr="003E3C1F" w:rsidRDefault="00C90BB2" w:rsidP="00C90BB2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3E3C1F">
        <w:rPr>
          <w:rFonts w:ascii="Times New Roman" w:hAnsi="Times New Roman" w:cs="Times New Roman"/>
          <w:bCs/>
          <w:color w:val="1F1F1F"/>
          <w:sz w:val="28"/>
          <w:szCs w:val="28"/>
          <w:shd w:val="clear" w:color="auto" w:fill="FFFFFF"/>
        </w:rPr>
        <w:t>Описание взаимодействия с потенциальным пользователем:</w:t>
      </w:r>
    </w:p>
    <w:p w14:paraId="1C2E54A6" w14:textId="77777777" w:rsidR="00C90BB2" w:rsidRPr="00C90BB2" w:rsidRDefault="00C90BB2" w:rsidP="00C90BB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90BB2">
        <w:rPr>
          <w:rFonts w:ascii="Times New Roman" w:hAnsi="Times New Roman" w:cs="Times New Roman"/>
          <w:sz w:val="28"/>
          <w:szCs w:val="28"/>
        </w:rPr>
        <w:t>Пользователю должны быть доступны следующие возможности:</w:t>
      </w:r>
    </w:p>
    <w:p w14:paraId="38721FB9" w14:textId="77777777" w:rsidR="00C90BB2" w:rsidRPr="00C90BB2" w:rsidRDefault="00C90BB2" w:rsidP="00C90BB2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0BB2">
        <w:rPr>
          <w:rFonts w:ascii="Times New Roman" w:hAnsi="Times New Roman" w:cs="Times New Roman"/>
          <w:sz w:val="28"/>
          <w:szCs w:val="28"/>
        </w:rPr>
        <w:lastRenderedPageBreak/>
        <w:t>если нажать на кнопку играть, пользователь будет проходить все уровни подряд, то есть с самого первого уровня до самого последнего уровня;</w:t>
      </w:r>
    </w:p>
    <w:p w14:paraId="0D37D79F" w14:textId="77777777" w:rsidR="00C90BB2" w:rsidRPr="00C90BB2" w:rsidRDefault="00C90BB2" w:rsidP="00C90BB2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0BB2">
        <w:rPr>
          <w:rFonts w:ascii="Times New Roman" w:hAnsi="Times New Roman" w:cs="Times New Roman"/>
          <w:sz w:val="28"/>
          <w:szCs w:val="28"/>
        </w:rPr>
        <w:t>перед началом игры пользователь может прочитать правила, нажав на главном экране на кнопку «об игре»;</w:t>
      </w:r>
    </w:p>
    <w:p w14:paraId="3257B951" w14:textId="77777777" w:rsidR="00C90BB2" w:rsidRPr="00C90BB2" w:rsidRDefault="00C90BB2" w:rsidP="00C90BB2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0BB2">
        <w:rPr>
          <w:rFonts w:ascii="Times New Roman" w:hAnsi="Times New Roman" w:cs="Times New Roman"/>
          <w:sz w:val="28"/>
          <w:szCs w:val="28"/>
        </w:rPr>
        <w:t>если нажать на кнопку выход, пользователь будет выходить из игры.</w:t>
      </w:r>
    </w:p>
    <w:p w14:paraId="1515142A" w14:textId="7768889B" w:rsidR="003A183B" w:rsidRPr="004D73B0" w:rsidRDefault="003A183B" w:rsidP="004D73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2636D">
        <w:rPr>
          <w:rFonts w:ascii="Times New Roman" w:hAnsi="Times New Roman" w:cs="Times New Roman"/>
          <w:sz w:val="28"/>
          <w:szCs w:val="28"/>
        </w:rPr>
        <w:br w:type="page"/>
      </w:r>
    </w:p>
    <w:p w14:paraId="64B3546A" w14:textId="1C1A3349" w:rsidR="003A183B" w:rsidRPr="0092636D" w:rsidRDefault="0092636D" w:rsidP="00C90BB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50197163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6F03DC">
        <w:rPr>
          <w:rFonts w:ascii="Times New Roman" w:hAnsi="Times New Roman" w:cs="Times New Roman"/>
          <w:b/>
          <w:bCs/>
          <w:color w:val="auto"/>
        </w:rPr>
        <w:t>РАЗРАБОТКА ТЕХНИЧЕСКОГО ЗАДАНИЯ</w:t>
      </w:r>
      <w:bookmarkEnd w:id="4"/>
      <w:r w:rsidR="006F03D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6BC6EAC9" w14:textId="4522315D" w:rsidR="003E3C1F" w:rsidRPr="007D3B84" w:rsidRDefault="003E3C1F" w:rsidP="007D3B84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06266135"/>
      <w:bookmarkStart w:id="6" w:name="_Toc150197164"/>
      <w:r w:rsidRPr="007D3B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 </w:t>
      </w:r>
      <w:r w:rsidRPr="007D3B84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Назначение разработки</w:t>
      </w:r>
      <w:bookmarkEnd w:id="5"/>
      <w:bookmarkEnd w:id="6"/>
    </w:p>
    <w:p w14:paraId="492A0D4B" w14:textId="4BCCA23D" w:rsidR="003E3C1F" w:rsidRPr="007D3B84" w:rsidRDefault="003E3C1F" w:rsidP="007D3B84">
      <w:pPr>
        <w:pStyle w:val="2"/>
        <w:spacing w:line="360" w:lineRule="auto"/>
        <w:ind w:left="576" w:firstLine="709"/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06266136"/>
      <w:bookmarkStart w:id="8" w:name="_Toc150197165"/>
      <w:r w:rsidRPr="007D3B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3.1.1 </w:t>
      </w:r>
      <w:r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>Функциональное назначение программы.</w:t>
      </w:r>
      <w:bookmarkEnd w:id="7"/>
      <w:bookmarkEnd w:id="8"/>
    </w:p>
    <w:p w14:paraId="358A3CAB" w14:textId="72EDECAB" w:rsidR="003E3C1F" w:rsidRPr="007D3B84" w:rsidRDefault="003E3C1F" w:rsidP="007D3B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9" w:name="_Toc106266137"/>
      <w:r w:rsidRPr="007D3B84">
        <w:rPr>
          <w:rFonts w:ascii="Times New Roman" w:hAnsi="Times New Roman" w:cs="Times New Roman"/>
          <w:sz w:val="28"/>
          <w:szCs w:val="28"/>
        </w:rPr>
        <w:t>С помощью этой программы пользователь сможет интересно провести время, также развить логику и повысить свой навык владения компьютерной мышью. Также программа предназначена для получения и повышения навыков разработки программного обеспечения и технической документации.</w:t>
      </w:r>
    </w:p>
    <w:p w14:paraId="134630FC" w14:textId="3F8CF8E0" w:rsidR="003E3C1F" w:rsidRPr="007D3B84" w:rsidRDefault="003E3C1F" w:rsidP="007D3B84">
      <w:pPr>
        <w:pStyle w:val="2"/>
        <w:spacing w:line="360" w:lineRule="auto"/>
        <w:ind w:left="576" w:firstLine="709"/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50197166"/>
      <w:r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>3.1.2 Эксплуатационное назначение программы.</w:t>
      </w:r>
      <w:bookmarkEnd w:id="9"/>
      <w:bookmarkEnd w:id="10"/>
    </w:p>
    <w:p w14:paraId="06D1E441" w14:textId="77777777" w:rsidR="003E3C1F" w:rsidRPr="007D3B84" w:rsidRDefault="003E3C1F" w:rsidP="007D3B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>Программа должна эксплуатироваться как приложение для персонального компьютера.</w:t>
      </w:r>
    </w:p>
    <w:p w14:paraId="337F10A2" w14:textId="700EA20F" w:rsidR="003E3C1F" w:rsidRPr="007D3B84" w:rsidRDefault="003E3C1F" w:rsidP="007D3B84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06266138"/>
      <w:bookmarkStart w:id="12" w:name="_Toc150197167"/>
      <w:r w:rsidRPr="007D3B84">
        <w:rPr>
          <w:rFonts w:ascii="Times New Roman" w:hAnsi="Times New Roman" w:cs="Times New Roman"/>
          <w:b/>
          <w:color w:val="auto"/>
          <w:sz w:val="28"/>
          <w:szCs w:val="28"/>
        </w:rPr>
        <w:t>3.2 Требования к программе или программному изделию</w:t>
      </w:r>
      <w:bookmarkEnd w:id="11"/>
      <w:r w:rsidRPr="007D3B84">
        <w:rPr>
          <w:rFonts w:ascii="Times New Roman" w:hAnsi="Times New Roman" w:cs="Times New Roman"/>
          <w:b/>
          <w:color w:val="auto"/>
          <w:sz w:val="28"/>
          <w:szCs w:val="28"/>
        </w:rPr>
        <w:t>:</w:t>
      </w:r>
      <w:bookmarkEnd w:id="12"/>
    </w:p>
    <w:p w14:paraId="2120F4C5" w14:textId="5D676EC7" w:rsidR="003E3C1F" w:rsidRPr="007D3B84" w:rsidRDefault="003E3C1F" w:rsidP="007D3B84">
      <w:pPr>
        <w:pStyle w:val="2"/>
        <w:spacing w:line="360" w:lineRule="auto"/>
        <w:ind w:left="576" w:firstLine="709"/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06266139"/>
      <w:bookmarkStart w:id="14" w:name="_Toc150197168"/>
      <w:r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>3.2.1 Требования к функциональным характеристикам</w:t>
      </w:r>
      <w:bookmarkStart w:id="15" w:name="_Toc106266140"/>
      <w:bookmarkEnd w:id="13"/>
      <w:bookmarkEnd w:id="14"/>
    </w:p>
    <w:bookmarkEnd w:id="15"/>
    <w:p w14:paraId="6625B21D" w14:textId="5501E7B0" w:rsidR="003E3C1F" w:rsidRPr="007D3B84" w:rsidRDefault="003E3C1F" w:rsidP="007D3B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>Цель игры «Обведи, не отрывая пера» заключается в том, что пользователь (игрок) должен обвести сложную замкнутую фигуру, не отрывая пера и не проходить по одним и тем же линиям дважды. Если игрок успешно обвел фигуру, то он может переходить на следующий уровень. Если игрок хочет перейти к следующему уровню, не проходя текущий уровень, то он может это сделать, нажав на стрелку, которая находится справа от игрового поля. Если же игрок не успешно обвел фигуру, то у него будет еще одна попытка, число попыток не ограничено. Игра заканчивается, когда игрок прошел последний уровень.</w:t>
      </w:r>
    </w:p>
    <w:p w14:paraId="0549FA8B" w14:textId="329B8F6D" w:rsidR="003E3C1F" w:rsidRPr="007D3B84" w:rsidRDefault="003E3C1F" w:rsidP="007D3B84">
      <w:pPr>
        <w:pStyle w:val="3"/>
        <w:numPr>
          <w:ilvl w:val="2"/>
          <w:numId w:val="0"/>
        </w:numPr>
        <w:tabs>
          <w:tab w:val="left" w:pos="1701"/>
        </w:tabs>
        <w:spacing w:before="200" w:line="360" w:lineRule="auto"/>
        <w:ind w:left="720" w:firstLine="709"/>
        <w:contextualSpacing/>
        <w:jc w:val="both"/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06266142"/>
      <w:bookmarkStart w:id="17" w:name="_Toc150197169"/>
      <w:r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>3.2.2 Возможности пользователя</w:t>
      </w:r>
      <w:bookmarkEnd w:id="16"/>
      <w:bookmarkEnd w:id="17"/>
    </w:p>
    <w:p w14:paraId="021D5FD2" w14:textId="77777777" w:rsidR="003E3C1F" w:rsidRPr="007D3B84" w:rsidRDefault="003E3C1F" w:rsidP="007D3B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>Пользователю должны быть доступны следующие возможности:</w:t>
      </w:r>
    </w:p>
    <w:p w14:paraId="3BF1AD0B" w14:textId="77777777" w:rsidR="003E3C1F" w:rsidRPr="007D3B84" w:rsidRDefault="003E3C1F" w:rsidP="007D3B84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>если нажать на кнопку играть, пользователь будет проходить все уровни подряд, то есть с самого первого уровня до самого последнего уровня;</w:t>
      </w:r>
    </w:p>
    <w:p w14:paraId="418849DA" w14:textId="77777777" w:rsidR="003E3C1F" w:rsidRPr="007D3B84" w:rsidRDefault="003E3C1F" w:rsidP="007D3B84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>перед началом игры пользователь может прочитать правила, нажав на главном экране на кнопку «об игре»;</w:t>
      </w:r>
    </w:p>
    <w:p w14:paraId="24860C49" w14:textId="77777777" w:rsidR="003E3C1F" w:rsidRPr="007D3B84" w:rsidRDefault="003E3C1F" w:rsidP="007D3B84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>если нажать на кнопку выход, пользователь будет выходить из игры.</w:t>
      </w:r>
    </w:p>
    <w:p w14:paraId="45920910" w14:textId="4867F5E3" w:rsidR="003E3C1F" w:rsidRPr="007D3B84" w:rsidRDefault="003E3C1F" w:rsidP="007D3B84">
      <w:pPr>
        <w:pStyle w:val="2"/>
        <w:spacing w:line="360" w:lineRule="auto"/>
        <w:ind w:firstLine="709"/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06266143"/>
      <w:bookmarkStart w:id="19" w:name="_Toc150197170"/>
      <w:r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lastRenderedPageBreak/>
        <w:t>3.</w:t>
      </w:r>
      <w:r w:rsidR="007D3B84"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>1</w:t>
      </w:r>
      <w:r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>.3 Требования к надежности</w:t>
      </w:r>
      <w:bookmarkEnd w:id="18"/>
      <w:bookmarkEnd w:id="19"/>
    </w:p>
    <w:p w14:paraId="0E727BAA" w14:textId="77777777" w:rsidR="003E3C1F" w:rsidRPr="007D3B84" w:rsidRDefault="003E3C1F" w:rsidP="007D3B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 xml:space="preserve"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 </w:t>
      </w:r>
    </w:p>
    <w:p w14:paraId="58FEDBDC" w14:textId="77777777" w:rsidR="003E3C1F" w:rsidRPr="007D3B84" w:rsidRDefault="003E3C1F" w:rsidP="007D3B84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>организацией бесперебойного питания технических средств;</w:t>
      </w:r>
    </w:p>
    <w:p w14:paraId="44455C1E" w14:textId="77777777" w:rsidR="003E3C1F" w:rsidRPr="007D3B84" w:rsidRDefault="003E3C1F" w:rsidP="007D3B84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>использованием лицензионного программного обеспечения;</w:t>
      </w:r>
    </w:p>
    <w:p w14:paraId="33EBB288" w14:textId="77777777" w:rsidR="003E3C1F" w:rsidRPr="007D3B84" w:rsidRDefault="003E3C1F" w:rsidP="007D3B84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>регулярным выполнением рекомендаций Министерства труда и социального развития РФ, изложенных в Постановлении от 23 июля 1998 г. 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742CD7C1" w14:textId="77777777" w:rsidR="003E3C1F" w:rsidRPr="007D3B84" w:rsidRDefault="003E3C1F" w:rsidP="007D3B84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>регулярным выполнением требований ГОСТ 51188-98. Защита информации. Испытания программных средств на наличие компьютерных вирусов.</w:t>
      </w:r>
    </w:p>
    <w:p w14:paraId="775E0AD6" w14:textId="63B57D81" w:rsidR="003E3C1F" w:rsidRPr="007D3B84" w:rsidRDefault="003E3C1F" w:rsidP="007D3B84">
      <w:pPr>
        <w:pStyle w:val="2"/>
        <w:spacing w:line="360" w:lineRule="auto"/>
        <w:ind w:firstLine="709"/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06266144"/>
      <w:bookmarkStart w:id="21" w:name="_Toc150197171"/>
      <w:r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>3.</w:t>
      </w:r>
      <w:r w:rsidR="007D3B84"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>1</w:t>
      </w:r>
      <w:r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>.4 Условия эксплуатации</w:t>
      </w:r>
      <w:bookmarkEnd w:id="20"/>
      <w:bookmarkEnd w:id="21"/>
    </w:p>
    <w:p w14:paraId="6DD29A2B" w14:textId="77777777" w:rsidR="003E3C1F" w:rsidRPr="007D3B84" w:rsidRDefault="003E3C1F" w:rsidP="007D3B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>Условия эксплуатации программы должны соответствовать стандартным требованиям, предъявляемым к бытовым помещениям.</w:t>
      </w:r>
    </w:p>
    <w:p w14:paraId="6C101570" w14:textId="4A00FD32" w:rsidR="003E3C1F" w:rsidRPr="007D3B84" w:rsidRDefault="003E3C1F" w:rsidP="007D3B84">
      <w:pPr>
        <w:pStyle w:val="2"/>
        <w:spacing w:line="360" w:lineRule="auto"/>
        <w:ind w:firstLine="709"/>
        <w:rPr>
          <w:rStyle w:val="30"/>
          <w:rFonts w:ascii="Times New Roman" w:hAnsi="Times New Roman" w:cs="Times New Roman"/>
          <w:color w:val="auto"/>
          <w:sz w:val="28"/>
          <w:szCs w:val="28"/>
        </w:rPr>
      </w:pPr>
      <w:bookmarkStart w:id="22" w:name="_Toc106266145"/>
      <w:bookmarkStart w:id="23" w:name="_Toc150197172"/>
      <w:r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>3.</w:t>
      </w:r>
      <w:r w:rsidR="007D3B84"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>1</w:t>
      </w:r>
      <w:r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>.5 Требования к составу и параметрам тех</w:t>
      </w:r>
      <w:r w:rsidRPr="007D3B84">
        <w:rPr>
          <w:rStyle w:val="30"/>
          <w:rFonts w:ascii="Times New Roman" w:hAnsi="Times New Roman" w:cs="Times New Roman"/>
          <w:color w:val="auto"/>
          <w:sz w:val="28"/>
          <w:szCs w:val="28"/>
        </w:rPr>
        <w:t>нических средств</w:t>
      </w:r>
      <w:bookmarkEnd w:id="22"/>
      <w:r w:rsidRPr="007D3B84">
        <w:rPr>
          <w:rStyle w:val="30"/>
          <w:rFonts w:ascii="Times New Roman" w:hAnsi="Times New Roman" w:cs="Times New Roman"/>
          <w:color w:val="auto"/>
          <w:sz w:val="28"/>
          <w:szCs w:val="28"/>
        </w:rPr>
        <w:t xml:space="preserve"> для корректной работы программы необходимо:</w:t>
      </w:r>
      <w:bookmarkEnd w:id="23"/>
    </w:p>
    <w:p w14:paraId="40135356" w14:textId="77777777" w:rsidR="003E3C1F" w:rsidRPr="007D3B84" w:rsidRDefault="003E3C1F" w:rsidP="007D3B84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 xml:space="preserve">процессор х86-64 не ниже 800 </w:t>
      </w:r>
      <w:proofErr w:type="spellStart"/>
      <w:r w:rsidRPr="007D3B84">
        <w:rPr>
          <w:rFonts w:ascii="Times New Roman" w:hAnsi="Times New Roman" w:cs="Times New Roman"/>
          <w:sz w:val="28"/>
          <w:szCs w:val="28"/>
        </w:rPr>
        <w:t>Мгц</w:t>
      </w:r>
      <w:proofErr w:type="spellEnd"/>
      <w:r w:rsidRPr="007D3B84">
        <w:rPr>
          <w:rFonts w:ascii="Times New Roman" w:hAnsi="Times New Roman" w:cs="Times New Roman"/>
          <w:sz w:val="28"/>
          <w:szCs w:val="28"/>
        </w:rPr>
        <w:t>;</w:t>
      </w:r>
    </w:p>
    <w:p w14:paraId="4070E894" w14:textId="77777777" w:rsidR="003E3C1F" w:rsidRPr="007D3B84" w:rsidRDefault="003E3C1F" w:rsidP="007D3B84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>ОЗУ не менее 256 Мб;</w:t>
      </w:r>
    </w:p>
    <w:p w14:paraId="4697438B" w14:textId="77777777" w:rsidR="003E3C1F" w:rsidRPr="007D3B84" w:rsidRDefault="003E3C1F" w:rsidP="007D3B84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>VGA-совместимый видеоадаптер;</w:t>
      </w:r>
    </w:p>
    <w:p w14:paraId="3406F3CE" w14:textId="77777777" w:rsidR="003E3C1F" w:rsidRPr="007D3B84" w:rsidRDefault="003E3C1F" w:rsidP="007D3B84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>не менее 100 Мб на жёстком диске;</w:t>
      </w:r>
    </w:p>
    <w:p w14:paraId="09C3E42E" w14:textId="77777777" w:rsidR="003E3C1F" w:rsidRPr="007D3B84" w:rsidRDefault="003E3C1F" w:rsidP="007D3B84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>совместимая аудио-карта;</w:t>
      </w:r>
    </w:p>
    <w:p w14:paraId="3B1570FC" w14:textId="77777777" w:rsidR="003E3C1F" w:rsidRPr="007D3B84" w:rsidRDefault="003E3C1F" w:rsidP="007D3B84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>HID-средства: клавиатура, мышь.</w:t>
      </w:r>
    </w:p>
    <w:p w14:paraId="409C36D5" w14:textId="1CB9B87A" w:rsidR="003E3C1F" w:rsidRPr="007D3B84" w:rsidRDefault="003E3C1F" w:rsidP="007D3B84">
      <w:pPr>
        <w:pStyle w:val="2"/>
        <w:spacing w:line="360" w:lineRule="auto"/>
        <w:ind w:firstLine="709"/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106266146"/>
      <w:bookmarkStart w:id="25" w:name="_Toc150197173"/>
      <w:r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>3.1.</w:t>
      </w:r>
      <w:r w:rsidR="007D3B84"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>6</w:t>
      </w:r>
      <w:r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 xml:space="preserve"> Требования к информационной и программной совместимости</w:t>
      </w:r>
      <w:bookmarkEnd w:id="24"/>
      <w:bookmarkEnd w:id="25"/>
    </w:p>
    <w:p w14:paraId="43F06790" w14:textId="77777777" w:rsidR="003E3C1F" w:rsidRPr="007D3B84" w:rsidRDefault="003E3C1F" w:rsidP="007D3B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 xml:space="preserve">Программа должна быть написана на языке </w:t>
      </w:r>
      <w:r w:rsidRPr="007D3B8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D3B84">
        <w:rPr>
          <w:rFonts w:ascii="Times New Roman" w:hAnsi="Times New Roman" w:cs="Times New Roman"/>
          <w:sz w:val="28"/>
          <w:szCs w:val="28"/>
        </w:rPr>
        <w:t>.</w:t>
      </w:r>
    </w:p>
    <w:p w14:paraId="78C1E583" w14:textId="04F5A124" w:rsidR="003E3C1F" w:rsidRPr="007D3B84" w:rsidRDefault="003E3C1F" w:rsidP="007D3B84">
      <w:pPr>
        <w:pStyle w:val="2"/>
        <w:spacing w:line="360" w:lineRule="auto"/>
        <w:ind w:firstLine="709"/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106266147"/>
      <w:bookmarkStart w:id="27" w:name="_Toc150197174"/>
      <w:r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>3.1.</w:t>
      </w:r>
      <w:r w:rsidR="007D3B84"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 xml:space="preserve">7 </w:t>
      </w:r>
      <w:r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>Требования к маркировке и упаковке</w:t>
      </w:r>
      <w:bookmarkEnd w:id="26"/>
      <w:bookmarkEnd w:id="27"/>
    </w:p>
    <w:p w14:paraId="418EC980" w14:textId="77777777" w:rsidR="003E3C1F" w:rsidRPr="007D3B84" w:rsidRDefault="003E3C1F" w:rsidP="007D3B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>Специальных требований нет.</w:t>
      </w:r>
    </w:p>
    <w:p w14:paraId="1DD51788" w14:textId="7E479FDF" w:rsidR="003E3C1F" w:rsidRPr="007D3B84" w:rsidRDefault="003E3C1F" w:rsidP="007D3B84">
      <w:pPr>
        <w:pStyle w:val="2"/>
        <w:numPr>
          <w:ilvl w:val="1"/>
          <w:numId w:val="0"/>
        </w:numPr>
        <w:tabs>
          <w:tab w:val="left" w:pos="1560"/>
        </w:tabs>
        <w:spacing w:before="200" w:line="360" w:lineRule="auto"/>
        <w:ind w:left="576" w:firstLine="709"/>
        <w:contextualSpacing/>
        <w:jc w:val="both"/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106266148"/>
      <w:bookmarkStart w:id="29" w:name="_Toc150197175"/>
      <w:r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lastRenderedPageBreak/>
        <w:t>3.1.</w:t>
      </w:r>
      <w:r w:rsidR="007D3B84"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 xml:space="preserve">8 </w:t>
      </w:r>
      <w:r w:rsidRPr="007D3B84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транспортированию и хранению</w:t>
      </w:r>
      <w:bookmarkEnd w:id="28"/>
      <w:bookmarkEnd w:id="29"/>
    </w:p>
    <w:p w14:paraId="12F482B1" w14:textId="77777777" w:rsidR="003E3C1F" w:rsidRPr="007D3B84" w:rsidRDefault="003E3C1F" w:rsidP="007D3B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>Специальные требования к транспортированию и хранению не предъявляются.</w:t>
      </w:r>
    </w:p>
    <w:p w14:paraId="49468250" w14:textId="06E000D1" w:rsidR="003E3C1F" w:rsidRPr="007D3B84" w:rsidRDefault="003E3C1F" w:rsidP="007D3B84">
      <w:pPr>
        <w:pStyle w:val="2"/>
        <w:numPr>
          <w:ilvl w:val="1"/>
          <w:numId w:val="0"/>
        </w:numPr>
        <w:tabs>
          <w:tab w:val="left" w:pos="1560"/>
        </w:tabs>
        <w:spacing w:before="200" w:line="360" w:lineRule="auto"/>
        <w:ind w:left="576" w:firstLine="709"/>
        <w:contextualSpacing/>
        <w:jc w:val="both"/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106266149"/>
      <w:bookmarkStart w:id="31" w:name="_Toc150197176"/>
      <w:r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>3.1.</w:t>
      </w:r>
      <w:r w:rsidR="007D3B84"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>9</w:t>
      </w:r>
      <w:r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 xml:space="preserve"> Специальные требования</w:t>
      </w:r>
      <w:bookmarkEnd w:id="30"/>
      <w:bookmarkEnd w:id="31"/>
    </w:p>
    <w:p w14:paraId="310211E0" w14:textId="77777777" w:rsidR="003E3C1F" w:rsidRPr="007D3B84" w:rsidRDefault="003E3C1F" w:rsidP="007D3B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>Простота интерфейса пользователя.</w:t>
      </w:r>
    </w:p>
    <w:p w14:paraId="300C72E0" w14:textId="64495F5B" w:rsidR="007D3B84" w:rsidRPr="007D3B84" w:rsidRDefault="007D3B84" w:rsidP="007D3B84">
      <w:pPr>
        <w:pStyle w:val="2"/>
        <w:numPr>
          <w:ilvl w:val="1"/>
          <w:numId w:val="0"/>
        </w:numPr>
        <w:tabs>
          <w:tab w:val="left" w:pos="1560"/>
        </w:tabs>
        <w:spacing w:before="200" w:line="360" w:lineRule="auto"/>
        <w:ind w:left="576" w:firstLine="709"/>
        <w:contextualSpacing/>
        <w:jc w:val="both"/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106266150"/>
      <w:bookmarkStart w:id="33" w:name="_Toc150197177"/>
      <w:r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>3.1.10 Требования к программной документации</w:t>
      </w:r>
      <w:bookmarkEnd w:id="32"/>
      <w:bookmarkEnd w:id="33"/>
    </w:p>
    <w:p w14:paraId="689FBC8F" w14:textId="77777777" w:rsidR="007D3B84" w:rsidRPr="007D3B84" w:rsidRDefault="007D3B84" w:rsidP="007D3B8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включать:</w:t>
      </w:r>
    </w:p>
    <w:p w14:paraId="5311BB33" w14:textId="77777777" w:rsidR="007D3B84" w:rsidRPr="007D3B84" w:rsidRDefault="007D3B84" w:rsidP="007D3B84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>техническое задание;</w:t>
      </w:r>
    </w:p>
    <w:p w14:paraId="6A477A07" w14:textId="77777777" w:rsidR="007D3B84" w:rsidRPr="007D3B84" w:rsidRDefault="007D3B84" w:rsidP="007D3B84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>код программы;</w:t>
      </w:r>
    </w:p>
    <w:p w14:paraId="53214AF7" w14:textId="77777777" w:rsidR="007D3B84" w:rsidRPr="007D3B84" w:rsidRDefault="007D3B84" w:rsidP="007D3B84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3B84">
        <w:rPr>
          <w:rFonts w:ascii="Times New Roman" w:hAnsi="Times New Roman" w:cs="Times New Roman"/>
          <w:sz w:val="28"/>
          <w:szCs w:val="28"/>
        </w:rPr>
        <w:t>руководство пользователя.</w:t>
      </w:r>
    </w:p>
    <w:p w14:paraId="37749DE9" w14:textId="77777777" w:rsidR="003E3C1F" w:rsidRDefault="003E3C1F" w:rsidP="003E3C1F"/>
    <w:p w14:paraId="249C67CB" w14:textId="77777777" w:rsidR="007D3B84" w:rsidRPr="00487750" w:rsidRDefault="007D3B84" w:rsidP="003E3C1F"/>
    <w:p w14:paraId="09133FD7" w14:textId="77777777" w:rsidR="003E3C1F" w:rsidRPr="00431196" w:rsidRDefault="003E3C1F" w:rsidP="003E3C1F"/>
    <w:p w14:paraId="176C4D04" w14:textId="77777777" w:rsidR="003A183B" w:rsidRDefault="003A183B" w:rsidP="00F17A2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0D35391" w14:textId="77777777" w:rsidR="003A183B" w:rsidRDefault="003A183B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6C409A2" w14:textId="59B2708E" w:rsidR="00E23748" w:rsidRPr="00E23748" w:rsidRDefault="0092636D" w:rsidP="00C90BB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aps/>
          <w:color w:val="auto"/>
        </w:rPr>
      </w:pPr>
      <w:bookmarkStart w:id="34" w:name="_Toc15019717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6F03DC">
        <w:rPr>
          <w:rFonts w:ascii="Times New Roman" w:hAnsi="Times New Roman" w:cs="Times New Roman"/>
          <w:b/>
          <w:bCs/>
          <w:caps/>
          <w:color w:val="auto"/>
        </w:rPr>
        <w:t>Разработка</w:t>
      </w:r>
      <w:r w:rsidR="002835F3" w:rsidRPr="002835F3">
        <w:rPr>
          <w:rFonts w:ascii="Times New Roman" w:hAnsi="Times New Roman" w:cs="Times New Roman"/>
          <w:b/>
          <w:bCs/>
          <w:caps/>
          <w:color w:val="auto"/>
        </w:rPr>
        <w:t xml:space="preserve"> </w:t>
      </w:r>
      <w:r w:rsidR="006F03DC">
        <w:rPr>
          <w:rFonts w:ascii="Times New Roman" w:hAnsi="Times New Roman" w:cs="Times New Roman"/>
          <w:b/>
          <w:bCs/>
          <w:caps/>
          <w:color w:val="auto"/>
        </w:rPr>
        <w:t>Технического проекта</w:t>
      </w:r>
      <w:bookmarkEnd w:id="34"/>
    </w:p>
    <w:p w14:paraId="06909989" w14:textId="4B8B111E" w:rsidR="00C90BB2" w:rsidRPr="007D3B84" w:rsidRDefault="007D3B84" w:rsidP="007D3B84">
      <w:pPr>
        <w:pStyle w:val="2"/>
        <w:spacing w:line="360" w:lineRule="auto"/>
        <w:ind w:firstLine="709"/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150197179"/>
      <w:r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 xml:space="preserve">4.1 </w:t>
      </w:r>
      <w:r w:rsidR="00C90BB2"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>Форма представления входных / выходных данных</w:t>
      </w:r>
      <w:bookmarkEnd w:id="35"/>
    </w:p>
    <w:p w14:paraId="745EC993" w14:textId="77777777" w:rsidR="00C90BB2" w:rsidRPr="00C90BB2" w:rsidRDefault="00C90BB2" w:rsidP="00C90BB2">
      <w:pPr>
        <w:pStyle w:val="a7"/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0BB2">
        <w:rPr>
          <w:rFonts w:ascii="Times New Roman" w:hAnsi="Times New Roman" w:cs="Times New Roman"/>
          <w:sz w:val="28"/>
          <w:szCs w:val="28"/>
        </w:rPr>
        <w:t>Особой формы представления входных данных не предусматривается, для игры предусмотрены экранные формы, которые представлены в техническом задании на разработку игры «Обведи, не отрывая пера».</w:t>
      </w:r>
    </w:p>
    <w:p w14:paraId="212082BB" w14:textId="1394055F" w:rsidR="00C90BB2" w:rsidRPr="007D3B84" w:rsidRDefault="007D3B84" w:rsidP="007D3B84">
      <w:pPr>
        <w:pStyle w:val="2"/>
        <w:spacing w:line="360" w:lineRule="auto"/>
        <w:ind w:firstLine="709"/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150197180"/>
      <w:r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 xml:space="preserve">4.2 </w:t>
      </w:r>
      <w:r w:rsidR="00C90BB2" w:rsidRPr="007D3B84">
        <w:rPr>
          <w:rStyle w:val="30"/>
          <w:rFonts w:ascii="Times New Roman" w:hAnsi="Times New Roman" w:cs="Times New Roman"/>
          <w:b/>
          <w:color w:val="auto"/>
          <w:sz w:val="28"/>
          <w:szCs w:val="28"/>
        </w:rPr>
        <w:t>Определение семантики использования языков, библиотек и фреймворков</w:t>
      </w:r>
      <w:bookmarkEnd w:id="36"/>
    </w:p>
    <w:p w14:paraId="77441520" w14:textId="77777777" w:rsidR="00C90BB2" w:rsidRPr="00C90BB2" w:rsidRDefault="00C90BB2" w:rsidP="00C90BB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90BB2">
        <w:rPr>
          <w:rFonts w:ascii="Times New Roman" w:hAnsi="Times New Roman" w:cs="Times New Roman"/>
          <w:sz w:val="28"/>
          <w:szCs w:val="28"/>
        </w:rPr>
        <w:t>Язык Python - используется для написания основной логики игры, включая алгоритмы проверки существования вершин графа, проверки координат начальной и конечной точки вершин. Python выбран из-за его простоты, гибкости и широкой поддержки различных библиотек.</w:t>
      </w:r>
    </w:p>
    <w:p w14:paraId="09EB5AA0" w14:textId="77777777" w:rsidR="00C90BB2" w:rsidRPr="00C90BB2" w:rsidRDefault="00C90BB2" w:rsidP="00C90BB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90BB2">
        <w:rPr>
          <w:rFonts w:ascii="Times New Roman" w:hAnsi="Times New Roman" w:cs="Times New Roman"/>
          <w:sz w:val="28"/>
          <w:szCs w:val="28"/>
        </w:rPr>
        <w:t xml:space="preserve">Использовались библиотеки и фреймворки, такие как: </w:t>
      </w:r>
      <w:proofErr w:type="spellStart"/>
      <w:r w:rsidRPr="00C90BB2">
        <w:rPr>
          <w:rFonts w:ascii="Times New Roman" w:hAnsi="Times New Roman" w:cs="Times New Roman"/>
          <w:sz w:val="28"/>
          <w:szCs w:val="28"/>
        </w:rPr>
        <w:t>QMainWindow</w:t>
      </w:r>
      <w:proofErr w:type="spellEnd"/>
      <w:r w:rsidRPr="00C90B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0BB2">
        <w:rPr>
          <w:rFonts w:ascii="Times New Roman" w:hAnsi="Times New Roman" w:cs="Times New Roman"/>
          <w:sz w:val="28"/>
          <w:szCs w:val="28"/>
        </w:rPr>
        <w:t>QVBoxLayout</w:t>
      </w:r>
      <w:proofErr w:type="spellEnd"/>
      <w:r w:rsidRPr="00C90B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0BB2">
        <w:rPr>
          <w:rFonts w:ascii="Times New Roman" w:hAnsi="Times New Roman" w:cs="Times New Roman"/>
          <w:sz w:val="28"/>
          <w:szCs w:val="28"/>
        </w:rPr>
        <w:t>QWidget</w:t>
      </w:r>
      <w:proofErr w:type="spellEnd"/>
      <w:r w:rsidRPr="00C90B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0BB2">
        <w:rPr>
          <w:rFonts w:ascii="Times New Roman" w:hAnsi="Times New Roman" w:cs="Times New Roman"/>
          <w:sz w:val="28"/>
          <w:szCs w:val="28"/>
        </w:rPr>
        <w:t>QLabel</w:t>
      </w:r>
      <w:proofErr w:type="spellEnd"/>
      <w:r w:rsidRPr="00C90BB2">
        <w:rPr>
          <w:rFonts w:ascii="Times New Roman" w:hAnsi="Times New Roman" w:cs="Times New Roman"/>
          <w:sz w:val="28"/>
          <w:szCs w:val="28"/>
        </w:rPr>
        <w:t xml:space="preserve">, </w:t>
      </w:r>
      <w:r w:rsidRPr="00C90BB2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C90BB2">
        <w:rPr>
          <w:rFonts w:ascii="Times New Roman" w:hAnsi="Times New Roman" w:cs="Times New Roman"/>
          <w:sz w:val="28"/>
          <w:szCs w:val="28"/>
        </w:rPr>
        <w:t xml:space="preserve">, </w:t>
      </w:r>
      <w:r w:rsidRPr="00C90BB2">
        <w:rPr>
          <w:rFonts w:ascii="Times New Roman" w:hAnsi="Times New Roman" w:cs="Times New Roman"/>
          <w:sz w:val="28"/>
          <w:szCs w:val="28"/>
          <w:lang w:val="en-US"/>
        </w:rPr>
        <w:t>buttons</w:t>
      </w:r>
      <w:r w:rsidRPr="00C90BB2">
        <w:rPr>
          <w:rFonts w:ascii="Times New Roman" w:hAnsi="Times New Roman" w:cs="Times New Roman"/>
          <w:sz w:val="28"/>
          <w:szCs w:val="28"/>
        </w:rPr>
        <w:t>_</w:t>
      </w:r>
      <w:r w:rsidRPr="00C90BB2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C90B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0BB2">
        <w:rPr>
          <w:rFonts w:ascii="Times New Roman" w:hAnsi="Times New Roman" w:cs="Times New Roman"/>
          <w:sz w:val="28"/>
          <w:szCs w:val="28"/>
          <w:lang w:val="en-US"/>
        </w:rPr>
        <w:t>QPixmap</w:t>
      </w:r>
      <w:proofErr w:type="spellEnd"/>
      <w:r w:rsidRPr="00C90B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0BB2"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C90BB2">
        <w:rPr>
          <w:rFonts w:ascii="Times New Roman" w:hAnsi="Times New Roman" w:cs="Times New Roman"/>
          <w:sz w:val="28"/>
          <w:szCs w:val="28"/>
        </w:rPr>
        <w:t>5. Они служат для отрисовки окон и кнопок игры через пользовательский интерфейс (UI) - используются для создания графического интерфейса пользователя (GUI) игры. Они предоставляют различные компоненты, такие как окна, кнопки, текстовые поля и т. д., которые могут быть использованы для создания интерактивного пользовательского интерфейса игры. В данном случае, эти библиотеки или фреймворки используются для отображения игровых элементов и обработки пользовательских действий, связанных с ними.</w:t>
      </w:r>
    </w:p>
    <w:p w14:paraId="0CF9361C" w14:textId="69D09668" w:rsidR="00E330F1" w:rsidRDefault="00C90BB2" w:rsidP="00C90BB2">
      <w:pPr>
        <w:spacing w:after="16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C90BB2">
        <w:rPr>
          <w:rFonts w:ascii="Times New Roman" w:hAnsi="Times New Roman" w:cs="Times New Roman"/>
          <w:sz w:val="28"/>
          <w:szCs w:val="28"/>
        </w:rPr>
        <w:t>Таким образом, семантика использования языков, библиотек и фреймворков в данном контексте связана с их ролями в разработке игры, включая написание логики игры на языке Python, создание графического интерфейса пользователя с помощью соответствующих библиотек или фреймворков, а также выполнение проверки существования вершины графа с использованием соответствующих алгоритмов или функций.</w:t>
      </w:r>
      <w:r w:rsidRPr="00C90BB2">
        <w:rPr>
          <w:rFonts w:ascii="Times New Roman" w:hAnsi="Times New Roman" w:cs="Times New Roman"/>
          <w:sz w:val="28"/>
          <w:szCs w:val="28"/>
        </w:rPr>
        <w:br w:type="page"/>
      </w:r>
    </w:p>
    <w:p w14:paraId="17E46C4D" w14:textId="53AD22EE" w:rsidR="00E330F1" w:rsidRDefault="00E330F1" w:rsidP="00E330F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7" w:name="_Toc15019718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761A22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37"/>
    </w:p>
    <w:p w14:paraId="02500A26" w14:textId="77777777" w:rsidR="00E330F1" w:rsidRDefault="00E330F1" w:rsidP="00E330F1"/>
    <w:p w14:paraId="15619424" w14:textId="5603FC8C" w:rsidR="007D3B84" w:rsidRPr="00F20A20" w:rsidRDefault="007D3B84" w:rsidP="007D3B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3B0">
        <w:rPr>
          <w:rFonts w:ascii="Times New Roman" w:hAnsi="Times New Roman" w:cs="Times New Roman"/>
          <w:sz w:val="28"/>
          <w:szCs w:val="28"/>
        </w:rPr>
        <w:t xml:space="preserve">В ходе прохождения практики </w:t>
      </w:r>
      <w:r>
        <w:rPr>
          <w:rFonts w:ascii="Times New Roman" w:hAnsi="Times New Roman" w:cs="Times New Roman"/>
          <w:sz w:val="28"/>
          <w:szCs w:val="28"/>
        </w:rPr>
        <w:t xml:space="preserve">я использовала язык-программирования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, решал задачи с помощью среды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F20A2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его интерфейс показан на рисунке 1.</w:t>
      </w:r>
    </w:p>
    <w:p w14:paraId="5B7CD762" w14:textId="77777777" w:rsidR="007D3B84" w:rsidRDefault="007D3B84" w:rsidP="007D3B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E343CB" wp14:editId="44F992B5">
            <wp:extent cx="6030619" cy="3253563"/>
            <wp:effectExtent l="0" t="0" r="825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095"/>
                    <a:stretch/>
                  </pic:blipFill>
                  <pic:spPr bwMode="auto">
                    <a:xfrm>
                      <a:off x="0" y="0"/>
                      <a:ext cx="6031230" cy="3253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FAE2E" w14:textId="77777777" w:rsidR="007D3B84" w:rsidRPr="00551D25" w:rsidRDefault="007D3B84" w:rsidP="007D3B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интерфейс среды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</w:p>
    <w:p w14:paraId="74AA03E8" w14:textId="77777777" w:rsidR="007D3B84" w:rsidRDefault="007D3B84" w:rsidP="007D3B8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20A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Синтаксис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языка-программирования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F20A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всегда выделял его на фоне других языков программирования. Он не страдает избыточностью, схожесть синтаксиса с обычным английским позволяет понять код даже обычному пользователю, кроме того, программист пишет меньше строк кода, потому что нет необходимости использовать символы: «;», «{», «}». Вложенность обозначается отступами, что повышает читаемость кода и приучает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F20A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самого начала его использования</w:t>
      </w:r>
      <w:r w:rsidRPr="00F20A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правильному оформлению.</w:t>
      </w:r>
    </w:p>
    <w:p w14:paraId="3964DC62" w14:textId="77777777" w:rsidR="007D3B84" w:rsidRPr="00483744" w:rsidRDefault="007D3B84" w:rsidP="007D3B8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3744">
        <w:rPr>
          <w:rFonts w:ascii="Times New Roman" w:hAnsi="Times New Roman" w:cs="Times New Roman"/>
          <w:sz w:val="28"/>
          <w:szCs w:val="28"/>
        </w:rPr>
        <w:t>Также мне нравится, что у этого языка существует много областей, где могут его применить. Например, как в веб-разработке, в разработке десктопных приложений, мобильной разработке, также его используют для написания видеоигр.</w:t>
      </w:r>
    </w:p>
    <w:p w14:paraId="6D67743D" w14:textId="77777777" w:rsidR="007D3B84" w:rsidRPr="00DD4360" w:rsidRDefault="007D3B84" w:rsidP="00DD4360">
      <w:pPr>
        <w:spacing w:after="0" w:line="360" w:lineRule="auto"/>
        <w:ind w:firstLine="709"/>
        <w:rPr>
          <w:rFonts w:ascii="Times New Roman" w:hAnsi="Times New Roman" w:cs="Times New Roman"/>
          <w:color w:val="0E0E0F"/>
          <w:spacing w:val="-4"/>
          <w:sz w:val="28"/>
          <w:szCs w:val="28"/>
        </w:rPr>
      </w:pPr>
      <w:r w:rsidRPr="00DD4360">
        <w:rPr>
          <w:rFonts w:ascii="Times New Roman" w:hAnsi="Times New Roman" w:cs="Times New Roman"/>
          <w:color w:val="0E0E0F"/>
          <w:spacing w:val="-4"/>
          <w:sz w:val="28"/>
          <w:szCs w:val="28"/>
        </w:rPr>
        <w:lastRenderedPageBreak/>
        <w:t>Python – это универсальный, перспективный и относительно несложный в изучении язык. Идеальный выбор для тех, кто хочет попробовать IT-разработку, но еще не знает, какого рода продукты хочет создавать.</w:t>
      </w:r>
    </w:p>
    <w:p w14:paraId="082871BB" w14:textId="1BA71009" w:rsidR="00CB531C" w:rsidRPr="00DD4360" w:rsidRDefault="00DD4360" w:rsidP="00DD43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4360">
        <w:rPr>
          <w:rFonts w:ascii="Times New Roman" w:hAnsi="Times New Roman" w:cs="Times New Roman"/>
          <w:sz w:val="28"/>
          <w:szCs w:val="28"/>
        </w:rPr>
        <w:t xml:space="preserve">Для фиксирования всех артефактов и программных разработок использовался </w:t>
      </w:r>
      <w:r w:rsidRPr="00DD4360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DD4360">
        <w:rPr>
          <w:rFonts w:ascii="Times New Roman" w:hAnsi="Times New Roman" w:cs="Times New Roman"/>
          <w:sz w:val="28"/>
          <w:szCs w:val="28"/>
        </w:rPr>
        <w:t xml:space="preserve">, все изменения и сохранения проводились в репозитории по ссылке: </w:t>
      </w:r>
      <w:hyperlink r:id="rId12" w:tgtFrame="_blank" w:history="1">
        <w:r w:rsidRPr="00DD4360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</w:rPr>
          <w:t>https://github.com/polinamanylova/Praktika5/blob/main/код.docx</w:t>
        </w:r>
      </w:hyperlink>
    </w:p>
    <w:p w14:paraId="4A2895F4" w14:textId="0226F844" w:rsidR="003A183B" w:rsidRDefault="003A183B" w:rsidP="00C90BB2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1280A92" w14:textId="298F9723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8" w:name="_Toc150197182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38"/>
    </w:p>
    <w:p w14:paraId="2D8CBACF" w14:textId="59CBA932" w:rsidR="00DD4360" w:rsidRDefault="00DD4360" w:rsidP="00CA0C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43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результате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прохождения учебной практики</w:t>
      </w:r>
      <w:r w:rsidR="00CA0C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 проведён анализ поставленных</w:t>
      </w:r>
      <w:r w:rsidRPr="00DD43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проблем с их дальнейшим ре</w:t>
      </w:r>
      <w:r w:rsidR="00CA0CC8">
        <w:rPr>
          <w:rFonts w:ascii="Times New Roman" w:eastAsia="Times New Roman" w:hAnsi="Times New Roman" w:cs="Times New Roman"/>
          <w:sz w:val="28"/>
          <w:szCs w:val="28"/>
          <w:lang w:eastAsia="ru-RU"/>
        </w:rPr>
        <w:t>шением</w:t>
      </w:r>
      <w:r w:rsidRPr="00DD4360">
        <w:rPr>
          <w:rFonts w:ascii="Times New Roman" w:eastAsia="Times New Roman" w:hAnsi="Times New Roman" w:cs="Times New Roman"/>
          <w:sz w:val="28"/>
          <w:szCs w:val="28"/>
          <w:lang w:eastAsia="ru-RU"/>
        </w:rPr>
        <w:t>. Благодаря этому был решён список п</w:t>
      </w:r>
      <w:r w:rsidR="00CA0C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оставленных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задач.</w:t>
      </w:r>
    </w:p>
    <w:p w14:paraId="789AB1CA" w14:textId="00499789" w:rsidR="00DD4360" w:rsidRPr="00DD4360" w:rsidRDefault="00DD4360" w:rsidP="00CA0C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4360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работы было ознакомление с процессом создания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технического </w:t>
      </w:r>
      <w:r w:rsidRPr="00DD43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задания на разработку </w:t>
      </w:r>
      <w:r w:rsidR="00CA0CC8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десктопного приложения, игры «Обведи, не отрывая пера»</w:t>
      </w:r>
      <w:r w:rsidRPr="00DD436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A5ADFF5" w14:textId="486A7780" w:rsidR="00DD4360" w:rsidRPr="00DD4360" w:rsidRDefault="00DD4360" w:rsidP="00CA0C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4360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процессе выполнения работы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 проведён обзор предметной </w:t>
      </w:r>
      <w:r w:rsidRPr="00DD4360"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области, написано техническое задани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е, </w:t>
      </w:r>
      <w:r w:rsidR="00CA0C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технический проект, руководство пользователя и руководство программиста, также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описаны решения и концепция </w:t>
      </w:r>
      <w:r w:rsidRPr="00DD436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проекта, разработаны схемы би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знес-процессов с их описанием, </w:t>
      </w:r>
      <w:r w:rsidRPr="00DD4360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спроектирован прототип пользовательского интерфейса с описанием.</w:t>
      </w:r>
    </w:p>
    <w:p w14:paraId="6C80132A" w14:textId="6DFD57C8" w:rsidR="00DD4360" w:rsidRPr="00DD4360" w:rsidRDefault="00DD4360" w:rsidP="00CA0C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436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разработке программного обеспеч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ения </w:t>
      </w:r>
      <w:r w:rsidRPr="00DD4360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были приобретены разнообразные навыки, необходимые для обеспечен</w:t>
      </w:r>
      <w:r w:rsidR="00CA0C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ия </w:t>
      </w:r>
      <w:r w:rsidRPr="00DD43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качественной работы приложения. Также были получены </w:t>
      </w:r>
      <w:r w:rsidR="00CA0C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дополнительный </w:t>
      </w:r>
      <w:r w:rsidRPr="00DD43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навыки написания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технического</w:t>
      </w:r>
      <w:r w:rsidRPr="00DD43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задания на создание ав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томатизированного программного обеспечения</w:t>
      </w:r>
      <w:r w:rsidRPr="00DD43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учётом особенностей предметной области. </w:t>
      </w:r>
    </w:p>
    <w:p w14:paraId="0151B38E" w14:textId="23BC81E2" w:rsidR="0010035F" w:rsidRPr="00F52514" w:rsidRDefault="00DD4360" w:rsidP="00CA0C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436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разработанное тех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ническое задание и программное обеспечение</w:t>
      </w:r>
      <w:r w:rsidRPr="00DD43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значительно облегч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ить и ускорить качество работы </w:t>
      </w:r>
      <w:r w:rsidR="00CA0CC8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игрокам</w:t>
      </w:r>
      <w:r w:rsidRPr="00DD43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которые </w:t>
      </w:r>
      <w:r w:rsidR="00CA0CC8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будут пользоваться этим приложением</w:t>
      </w:r>
      <w:r w:rsidRPr="00DD436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6620E5A" w14:textId="77777777" w:rsidR="0010035F" w:rsidRPr="00F52514" w:rsidRDefault="0010035F" w:rsidP="00DD4360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CA0CC8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9" w:name="_Toc150197183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39"/>
    </w:p>
    <w:p w14:paraId="3ADBF739" w14:textId="77777777" w:rsidR="00CA0CC8" w:rsidRPr="00CA0CC8" w:rsidRDefault="00CA0CC8" w:rsidP="00CA0CC8">
      <w:pPr>
        <w:pStyle w:val="a7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CA0CC8">
        <w:rPr>
          <w:rFonts w:ascii="Times New Roman" w:hAnsi="Times New Roman" w:cs="Times New Roman"/>
          <w:sz w:val="28"/>
          <w:szCs w:val="28"/>
        </w:rPr>
        <w:t xml:space="preserve">ГОСТ 34.602-89 Техническое задание на создание </w:t>
      </w:r>
    </w:p>
    <w:p w14:paraId="23A8197B" w14:textId="77777777" w:rsidR="00CA0CC8" w:rsidRPr="00CA0CC8" w:rsidRDefault="00CA0CC8" w:rsidP="00CA0CC8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CA0CC8">
        <w:rPr>
          <w:rFonts w:ascii="Times New Roman" w:hAnsi="Times New Roman" w:cs="Times New Roman"/>
          <w:sz w:val="28"/>
          <w:szCs w:val="28"/>
        </w:rPr>
        <w:t xml:space="preserve">автоматизированной системы (пример) – Текст электронный // </w:t>
      </w:r>
    </w:p>
    <w:p w14:paraId="02E63A03" w14:textId="77777777" w:rsidR="00CA0CC8" w:rsidRPr="00CA0CC8" w:rsidRDefault="00CA0CC8" w:rsidP="00CA0CC8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CA0CC8">
        <w:rPr>
          <w:rFonts w:ascii="Times New Roman" w:hAnsi="Times New Roman" w:cs="Times New Roman"/>
          <w:sz w:val="28"/>
          <w:szCs w:val="28"/>
        </w:rPr>
        <w:t xml:space="preserve">Корпоративные хранилища данных. Интеграция систем. Проектная </w:t>
      </w:r>
    </w:p>
    <w:p w14:paraId="554C2CA7" w14:textId="77777777" w:rsidR="00CA0CC8" w:rsidRPr="00CA0CC8" w:rsidRDefault="00CA0CC8" w:rsidP="00CA0CC8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CA0CC8">
        <w:rPr>
          <w:rFonts w:ascii="Times New Roman" w:hAnsi="Times New Roman" w:cs="Times New Roman"/>
          <w:sz w:val="28"/>
          <w:szCs w:val="28"/>
        </w:rPr>
        <w:t>документация: [сайт] – 2010. – URL: https://www.prj-</w:t>
      </w:r>
    </w:p>
    <w:p w14:paraId="4D509272" w14:textId="77777777" w:rsidR="00CA0CC8" w:rsidRDefault="00CA0CC8" w:rsidP="00CA0CC8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0CC8">
        <w:rPr>
          <w:rFonts w:ascii="Times New Roman" w:hAnsi="Times New Roman" w:cs="Times New Roman"/>
          <w:sz w:val="28"/>
          <w:szCs w:val="28"/>
          <w:lang w:val="en-US"/>
        </w:rPr>
        <w:t>exp.ru/patterns/pattern_tech_task.php#tech_task2 (</w:t>
      </w:r>
      <w:r w:rsidRPr="00CA0CC8">
        <w:rPr>
          <w:rFonts w:ascii="Times New Roman" w:hAnsi="Times New Roman" w:cs="Times New Roman"/>
          <w:sz w:val="28"/>
          <w:szCs w:val="28"/>
        </w:rPr>
        <w:t>дата</w:t>
      </w:r>
      <w:r w:rsidRPr="00CA0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0CC8">
        <w:rPr>
          <w:rFonts w:ascii="Times New Roman" w:hAnsi="Times New Roman" w:cs="Times New Roman"/>
          <w:sz w:val="28"/>
          <w:szCs w:val="28"/>
        </w:rPr>
        <w:t>обращения</w:t>
      </w:r>
      <w:r w:rsidRPr="00CA0CC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29</w:t>
      </w:r>
      <w:r w:rsidRPr="00CA0CC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09</w:t>
      </w:r>
      <w:r w:rsidRPr="00CA0CC8">
        <w:rPr>
          <w:rFonts w:ascii="Times New Roman" w:hAnsi="Times New Roman" w:cs="Times New Roman"/>
          <w:sz w:val="28"/>
          <w:szCs w:val="28"/>
          <w:lang w:val="en-US"/>
        </w:rPr>
        <w:t>.202</w:t>
      </w:r>
      <w:r>
        <w:rPr>
          <w:rFonts w:ascii="Times New Roman" w:hAnsi="Times New Roman" w:cs="Times New Roman"/>
          <w:sz w:val="28"/>
          <w:szCs w:val="28"/>
          <w:lang w:val="en-US"/>
        </w:rPr>
        <w:t>3).</w:t>
      </w:r>
    </w:p>
    <w:p w14:paraId="1FE3561C" w14:textId="270EF9C8" w:rsidR="00CA0CC8" w:rsidRPr="00B8241E" w:rsidRDefault="00CA0CC8" w:rsidP="00CA0CC8">
      <w:pPr>
        <w:pStyle w:val="a7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CA0CC8">
        <w:rPr>
          <w:rFonts w:ascii="Times New Roman" w:hAnsi="Times New Roman" w:cs="Times New Roman"/>
          <w:sz w:val="28"/>
          <w:szCs w:val="28"/>
        </w:rPr>
        <w:t xml:space="preserve">Логическая модель ИС – Текст электронный // </w:t>
      </w:r>
      <w:proofErr w:type="spellStart"/>
      <w:r w:rsidRPr="00CA0CC8">
        <w:rPr>
          <w:rFonts w:ascii="Times New Roman" w:hAnsi="Times New Roman" w:cs="Times New Roman"/>
          <w:sz w:val="28"/>
          <w:szCs w:val="28"/>
        </w:rPr>
        <w:t>Студвуд</w:t>
      </w:r>
      <w:proofErr w:type="spellEnd"/>
      <w:r w:rsidRPr="00CA0CC8">
        <w:rPr>
          <w:rFonts w:ascii="Times New Roman" w:hAnsi="Times New Roman" w:cs="Times New Roman"/>
          <w:sz w:val="28"/>
          <w:szCs w:val="28"/>
        </w:rPr>
        <w:t xml:space="preserve">: [сайт] – </w:t>
      </w:r>
    </w:p>
    <w:p w14:paraId="6F6B467D" w14:textId="77777777" w:rsidR="00CA0CC8" w:rsidRPr="00CA0CC8" w:rsidRDefault="00CA0CC8" w:rsidP="00CA0CC8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CA0CC8">
        <w:rPr>
          <w:rFonts w:ascii="Times New Roman" w:hAnsi="Times New Roman" w:cs="Times New Roman"/>
          <w:sz w:val="28"/>
          <w:szCs w:val="28"/>
        </w:rPr>
        <w:t xml:space="preserve">2020. – URL: https://studwood.ru/1050371/informatika/logicheskaya_model (дата </w:t>
      </w:r>
    </w:p>
    <w:p w14:paraId="47F15C8F" w14:textId="77777777" w:rsidR="00CA0CC8" w:rsidRDefault="00CA0CC8" w:rsidP="00CA0CC8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0CC8">
        <w:rPr>
          <w:rFonts w:ascii="Times New Roman" w:hAnsi="Times New Roman" w:cs="Times New Roman"/>
          <w:sz w:val="28"/>
          <w:szCs w:val="28"/>
        </w:rPr>
        <w:t xml:space="preserve">обращения: </w:t>
      </w:r>
      <w:r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CA0C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CA0CC8">
        <w:rPr>
          <w:rFonts w:ascii="Times New Roman" w:hAnsi="Times New Roman" w:cs="Times New Roman"/>
          <w:sz w:val="28"/>
          <w:szCs w:val="28"/>
        </w:rPr>
        <w:t>.20</w:t>
      </w:r>
      <w:r>
        <w:rPr>
          <w:rFonts w:ascii="Times New Roman" w:hAnsi="Times New Roman" w:cs="Times New Roman"/>
          <w:sz w:val="28"/>
          <w:szCs w:val="28"/>
          <w:lang w:val="en-US"/>
        </w:rPr>
        <w:t>23</w:t>
      </w:r>
      <w:r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E912C00" w14:textId="536A40D5" w:rsidR="00CA0CC8" w:rsidRPr="00CA0CC8" w:rsidRDefault="00CA0CC8" w:rsidP="00CA0CC8">
      <w:pPr>
        <w:pStyle w:val="a7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CA0CC8">
        <w:rPr>
          <w:rFonts w:ascii="Times New Roman" w:hAnsi="Times New Roman" w:cs="Times New Roman"/>
          <w:sz w:val="28"/>
          <w:szCs w:val="28"/>
        </w:rPr>
        <w:t xml:space="preserve">DFD – диаграммы потоков данных – Текст электронный //  </w:t>
      </w:r>
      <w:proofErr w:type="spellStart"/>
      <w:r w:rsidRPr="00CA0CC8">
        <w:rPr>
          <w:rFonts w:ascii="Times New Roman" w:hAnsi="Times New Roman" w:cs="Times New Roman"/>
          <w:sz w:val="28"/>
          <w:szCs w:val="28"/>
        </w:rPr>
        <w:t>Инфопедия</w:t>
      </w:r>
      <w:proofErr w:type="spellEnd"/>
      <w:r w:rsidRPr="00CA0CC8">
        <w:rPr>
          <w:rFonts w:ascii="Times New Roman" w:hAnsi="Times New Roman" w:cs="Times New Roman"/>
          <w:sz w:val="28"/>
          <w:szCs w:val="28"/>
        </w:rPr>
        <w:t xml:space="preserve">: [сайт] – 2016. – URL: https://infopedia.su/12x891b.html (дата </w:t>
      </w:r>
    </w:p>
    <w:p w14:paraId="0251DB33" w14:textId="19728E13" w:rsidR="00CA0CC8" w:rsidRPr="00CA0CC8" w:rsidRDefault="00CA0CC8" w:rsidP="00CA0CC8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CA0CC8">
        <w:rPr>
          <w:rFonts w:ascii="Times New Roman" w:hAnsi="Times New Roman" w:cs="Times New Roman"/>
          <w:sz w:val="28"/>
          <w:szCs w:val="28"/>
        </w:rPr>
        <w:t xml:space="preserve">обращения: 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CA0CC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.10</w:t>
      </w:r>
      <w:r w:rsidRPr="00CA0CC8">
        <w:rPr>
          <w:rFonts w:ascii="Times New Roman" w:hAnsi="Times New Roman" w:cs="Times New Roman"/>
          <w:sz w:val="28"/>
          <w:szCs w:val="28"/>
        </w:rPr>
        <w:t>.2023).</w:t>
      </w:r>
    </w:p>
    <w:p w14:paraId="1952F192" w14:textId="77777777" w:rsidR="00CA0CC8" w:rsidRPr="00CA0CC8" w:rsidRDefault="00CA0CC8" w:rsidP="00CA0CC8">
      <w:pPr>
        <w:pStyle w:val="a7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CA0CC8">
        <w:rPr>
          <w:rFonts w:ascii="Times New Roman" w:hAnsi="Times New Roman" w:cs="Times New Roman"/>
          <w:sz w:val="28"/>
          <w:szCs w:val="28"/>
        </w:rPr>
        <w:t xml:space="preserve">Проектирование USE CASE диаграммы – Текст электронный // </w:t>
      </w:r>
    </w:p>
    <w:p w14:paraId="1E0A30CE" w14:textId="77777777" w:rsidR="00CA0CC8" w:rsidRPr="00CA0CC8" w:rsidRDefault="00CA0CC8" w:rsidP="00CA0CC8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CA0CC8">
        <w:rPr>
          <w:rFonts w:ascii="Times New Roman" w:hAnsi="Times New Roman" w:cs="Times New Roman"/>
          <w:sz w:val="28"/>
          <w:szCs w:val="28"/>
        </w:rPr>
        <w:t xml:space="preserve">Программные решения для бизнеса: [сайт]. – 2020. – URL: </w:t>
      </w:r>
    </w:p>
    <w:p w14:paraId="07FF1340" w14:textId="77777777" w:rsidR="00CA0CC8" w:rsidRPr="00CA0CC8" w:rsidRDefault="00CA0CC8" w:rsidP="00CA0CC8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CA0CC8">
        <w:rPr>
          <w:rFonts w:ascii="Times New Roman" w:hAnsi="Times New Roman" w:cs="Times New Roman"/>
          <w:sz w:val="28"/>
          <w:szCs w:val="28"/>
        </w:rPr>
        <w:t>https://nationalteam.worldskills.ru/skills/proektirovanie-use-case-diagrammy-</w:t>
      </w:r>
    </w:p>
    <w:p w14:paraId="5F922B81" w14:textId="77777777" w:rsidR="00CA0CC8" w:rsidRPr="00CA0CC8" w:rsidRDefault="00CA0CC8" w:rsidP="00CA0CC8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A0CC8">
        <w:rPr>
          <w:rFonts w:ascii="Times New Roman" w:hAnsi="Times New Roman" w:cs="Times New Roman"/>
          <w:sz w:val="28"/>
          <w:szCs w:val="28"/>
        </w:rPr>
        <w:t>opredelenie-funktsionalnykh-vozmozhnostey-sistemy</w:t>
      </w:r>
      <w:proofErr w:type="spellEnd"/>
      <w:r w:rsidRPr="00CA0CC8">
        <w:rPr>
          <w:rFonts w:ascii="Times New Roman" w:hAnsi="Times New Roman" w:cs="Times New Roman"/>
          <w:sz w:val="28"/>
          <w:szCs w:val="28"/>
        </w:rPr>
        <w:t xml:space="preserve">/ (дата обращения: </w:t>
      </w:r>
    </w:p>
    <w:p w14:paraId="5D759941" w14:textId="77777777" w:rsidR="00CA0CC8" w:rsidRDefault="00CA0CC8" w:rsidP="00CA0CC8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CA0CC8">
        <w:rPr>
          <w:rFonts w:ascii="Times New Roman" w:hAnsi="Times New Roman" w:cs="Times New Roman"/>
          <w:sz w:val="28"/>
          <w:szCs w:val="28"/>
        </w:rPr>
        <w:t>30.10.2023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6CAE9EC" w14:textId="038529D5" w:rsidR="00CA0CC8" w:rsidRPr="00CA0CC8" w:rsidRDefault="00CA0CC8" w:rsidP="00CA0CC8">
      <w:pPr>
        <w:pStyle w:val="a7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CA0CC8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CA0CC8">
        <w:rPr>
          <w:rFonts w:ascii="Times New Roman" w:hAnsi="Times New Roman" w:cs="Times New Roman"/>
          <w:sz w:val="28"/>
          <w:szCs w:val="28"/>
        </w:rPr>
        <w:t xml:space="preserve">. </w:t>
      </w:r>
      <w:r w:rsidRPr="00CA0CC8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CA0CC8">
        <w:rPr>
          <w:rFonts w:ascii="Times New Roman" w:hAnsi="Times New Roman" w:cs="Times New Roman"/>
          <w:sz w:val="28"/>
          <w:szCs w:val="28"/>
        </w:rPr>
        <w:t xml:space="preserve"> </w:t>
      </w:r>
      <w:r w:rsidRPr="00CA0CC8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CA0CC8">
        <w:rPr>
          <w:rFonts w:ascii="Times New Roman" w:hAnsi="Times New Roman" w:cs="Times New Roman"/>
          <w:sz w:val="28"/>
          <w:szCs w:val="28"/>
        </w:rPr>
        <w:t xml:space="preserve"> </w:t>
      </w:r>
      <w:r w:rsidRPr="00CA0CC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A0CC8">
        <w:rPr>
          <w:rFonts w:ascii="Times New Roman" w:hAnsi="Times New Roman" w:cs="Times New Roman"/>
          <w:sz w:val="28"/>
          <w:szCs w:val="28"/>
        </w:rPr>
        <w:t xml:space="preserve"> – Текст электронный // </w:t>
      </w:r>
      <w:r w:rsidRPr="00CA0CC8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CA0CC8">
        <w:rPr>
          <w:rFonts w:ascii="Times New Roman" w:hAnsi="Times New Roman" w:cs="Times New Roman"/>
          <w:sz w:val="28"/>
          <w:szCs w:val="28"/>
        </w:rPr>
        <w:t xml:space="preserve"> </w:t>
      </w:r>
      <w:r w:rsidRPr="00CA0CC8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CA0CC8">
        <w:rPr>
          <w:rFonts w:ascii="Times New Roman" w:hAnsi="Times New Roman" w:cs="Times New Roman"/>
          <w:sz w:val="28"/>
          <w:szCs w:val="28"/>
        </w:rPr>
        <w:t xml:space="preserve"> </w:t>
      </w:r>
      <w:r w:rsidRPr="00CA0CC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A0CC8">
        <w:rPr>
          <w:rFonts w:ascii="Times New Roman" w:hAnsi="Times New Roman" w:cs="Times New Roman"/>
          <w:sz w:val="28"/>
          <w:szCs w:val="28"/>
        </w:rPr>
        <w:t>: [сайт]. – 2016. – URL: https://doc.qt.io/qtforpython-6/ (дата обращения: 18.09.2023).</w:t>
      </w:r>
    </w:p>
    <w:p w14:paraId="3ADEC36A" w14:textId="77777777" w:rsidR="00CA0CC8" w:rsidRDefault="00CA0CC8" w:rsidP="006F03DC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FB80C5" w14:textId="77777777" w:rsidR="00CA0CC8" w:rsidRDefault="00CA0CC8" w:rsidP="006F03DC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D9DB61" w14:textId="77777777" w:rsidR="00CA0CC8" w:rsidRDefault="00CA0CC8" w:rsidP="006F03DC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C20CC0" w14:textId="77777777" w:rsidR="00CA0CC8" w:rsidRDefault="00CA0CC8" w:rsidP="006F03DC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700CF9" w14:textId="77777777" w:rsidR="00CA0CC8" w:rsidRDefault="00CA0CC8" w:rsidP="006F03DC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B224C7" w14:textId="346A372C" w:rsidR="004D73B0" w:rsidRPr="00DC42FB" w:rsidRDefault="00DC42FB" w:rsidP="00DC42F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0" w:name="_Toc15019718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bookmarkEnd w:id="40"/>
    </w:p>
    <w:p w14:paraId="4EE692AB" w14:textId="5C954FE3" w:rsidR="008150FC" w:rsidRPr="00DC42FB" w:rsidRDefault="008150FC" w:rsidP="00DC42FB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150197185"/>
      <w:r w:rsidRPr="00DC42FB">
        <w:rPr>
          <w:rFonts w:ascii="Times New Roman" w:hAnsi="Times New Roman" w:cs="Times New Roman"/>
          <w:b/>
          <w:color w:val="auto"/>
          <w:sz w:val="28"/>
          <w:szCs w:val="28"/>
        </w:rPr>
        <w:t>АНАЛИТИЧЕСКАЯ ЗАПИСКА</w:t>
      </w:r>
      <w:bookmarkEnd w:id="41"/>
    </w:p>
    <w:p w14:paraId="3A07E6C6" w14:textId="77777777" w:rsidR="00B8241E" w:rsidRDefault="00B8241E" w:rsidP="00B82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Целевая аудитория: эта игра предназначена для детей 3-12 лет для развития логических способностей. Также этой игрой могут пользоваться как взрослые, так и подростки для того, чтобы проводить свободное время.</w:t>
      </w:r>
    </w:p>
    <w:p w14:paraId="5C2D03E2" w14:textId="77777777" w:rsidR="00B8241E" w:rsidRPr="003776C6" w:rsidRDefault="00B8241E" w:rsidP="00B8241E">
      <w:pPr>
        <w:spacing w:line="360" w:lineRule="auto"/>
        <w:ind w:firstLine="709"/>
        <w:rPr>
          <w:ins w:id="42" w:author="Ржаникова Елена Дмитриевна" w:date="2022-04-14T20:23:00Z"/>
          <w:rFonts w:ascii="Times New Roman" w:hAnsi="Times New Roman" w:cs="Times New Roman"/>
          <w:sz w:val="28"/>
          <w:szCs w:val="28"/>
        </w:rPr>
      </w:pPr>
      <w:r w:rsidRPr="003776C6">
        <w:rPr>
          <w:rFonts w:ascii="Times New Roman" w:hAnsi="Times New Roman" w:cs="Times New Roman"/>
          <w:sz w:val="28"/>
          <w:szCs w:val="28"/>
        </w:rPr>
        <w:t xml:space="preserve">Назначение проекта: </w:t>
      </w:r>
    </w:p>
    <w:p w14:paraId="45FAD9A8" w14:textId="77777777" w:rsidR="00B8241E" w:rsidRDefault="00B8241E" w:rsidP="00B82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п</w:t>
      </w:r>
      <w:r w:rsidRPr="00E80E43">
        <w:rPr>
          <w:rFonts w:ascii="Times New Roman" w:hAnsi="Times New Roman" w:cs="Times New Roman"/>
          <w:sz w:val="28"/>
          <w:szCs w:val="28"/>
        </w:rPr>
        <w:t xml:space="preserve">редназначена для развития мелкой моторики, координации движений и внимания у </w:t>
      </w:r>
      <w:r>
        <w:rPr>
          <w:rFonts w:ascii="Times New Roman" w:hAnsi="Times New Roman" w:cs="Times New Roman"/>
          <w:sz w:val="28"/>
          <w:szCs w:val="28"/>
        </w:rPr>
        <w:t>игрока</w:t>
      </w:r>
      <w:r w:rsidRPr="00E80E43">
        <w:rPr>
          <w:rFonts w:ascii="Times New Roman" w:hAnsi="Times New Roman" w:cs="Times New Roman"/>
          <w:sz w:val="28"/>
          <w:szCs w:val="28"/>
        </w:rPr>
        <w:t xml:space="preserve">. Она помогает развить навыки рисования и улучшить письменные навыки, так как требует точности и контроля движений руки. Также игра способствует развитию логического мышления и пространственного восприятия, так как </w:t>
      </w:r>
      <w:r>
        <w:rPr>
          <w:rFonts w:ascii="Times New Roman" w:hAnsi="Times New Roman" w:cs="Times New Roman"/>
          <w:sz w:val="28"/>
          <w:szCs w:val="28"/>
        </w:rPr>
        <w:t>игрок</w:t>
      </w:r>
      <w:r w:rsidRPr="00E80E43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E80E43">
        <w:rPr>
          <w:rFonts w:ascii="Times New Roman" w:hAnsi="Times New Roman" w:cs="Times New Roman"/>
          <w:sz w:val="28"/>
          <w:szCs w:val="28"/>
        </w:rPr>
        <w:t xml:space="preserve"> выбирать оптимальный путь для обводки заданной фигуры без отрыва пера от бумаги.</w:t>
      </w:r>
    </w:p>
    <w:p w14:paraId="437CD2BB" w14:textId="77777777" w:rsidR="00B8241E" w:rsidRDefault="00B8241E" w:rsidP="00B82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</w:t>
      </w:r>
      <w:r w:rsidRPr="003776C6">
        <w:rPr>
          <w:rFonts w:ascii="Times New Roman" w:hAnsi="Times New Roman" w:cs="Times New Roman"/>
          <w:sz w:val="28"/>
          <w:szCs w:val="28"/>
        </w:rPr>
        <w:t>рограмма предназначена для получения и повышения навыков разработки программного обеспечения и технической документации.</w:t>
      </w:r>
    </w:p>
    <w:p w14:paraId="26AD1B77" w14:textId="77777777" w:rsidR="00B8241E" w:rsidRDefault="00B8241E" w:rsidP="00B82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функционал: </w:t>
      </w:r>
    </w:p>
    <w:p w14:paraId="5A035B4D" w14:textId="77777777" w:rsidR="00B8241E" w:rsidRPr="003776C6" w:rsidRDefault="00B8241E" w:rsidP="00B82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76C6">
        <w:rPr>
          <w:rFonts w:ascii="Times New Roman" w:hAnsi="Times New Roman" w:cs="Times New Roman"/>
          <w:sz w:val="28"/>
          <w:szCs w:val="28"/>
        </w:rPr>
        <w:t>Цель игры «Обведи, не отрывая пера» заключается в том, что пользователь (игрок) должен обвести сложную замкнутую фигуру, не отрывая пера и не проходить по одним и тем же линиям дважды. Если игрок успешно обвел фигуру, то он может переходить на следующий уровень. Если игрок хочет перейти к следующему уровню, не проходя текущий уровень, то он может это сделать, нажав на стрелку, которая находится справа от игрового поля. Если же игрок не успешно обвел фигуру, то у него будет еще одна попытка, число попыток не ограничено.</w:t>
      </w:r>
      <w:r>
        <w:rPr>
          <w:rFonts w:ascii="Times New Roman" w:hAnsi="Times New Roman" w:cs="Times New Roman"/>
          <w:sz w:val="28"/>
          <w:szCs w:val="28"/>
        </w:rPr>
        <w:t xml:space="preserve"> Игроку дано три уровня сложностей: легкий, средний и сложный. Каждый уровень сложности предполагает пять уровней сложности. </w:t>
      </w:r>
    </w:p>
    <w:p w14:paraId="4DD28638" w14:textId="77777777" w:rsidR="00B8241E" w:rsidRPr="003776C6" w:rsidRDefault="00B8241E" w:rsidP="00B82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76C6">
        <w:rPr>
          <w:rFonts w:ascii="Times New Roman" w:hAnsi="Times New Roman" w:cs="Times New Roman"/>
          <w:sz w:val="28"/>
          <w:szCs w:val="28"/>
        </w:rPr>
        <w:t>Игра заканчивается, когда игрок прошел последний уровень.</w:t>
      </w:r>
    </w:p>
    <w:p w14:paraId="2073E5BE" w14:textId="77777777" w:rsidR="00B8241E" w:rsidRPr="003776C6" w:rsidRDefault="00B8241E" w:rsidP="00B8241E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776C6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Описание взаимодействия с потенциальным пользователем:</w:t>
      </w:r>
    </w:p>
    <w:p w14:paraId="194163DF" w14:textId="77777777" w:rsidR="00B8241E" w:rsidRPr="003776C6" w:rsidRDefault="00B8241E" w:rsidP="00B824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776C6">
        <w:rPr>
          <w:rFonts w:ascii="Times New Roman" w:hAnsi="Times New Roman" w:cs="Times New Roman"/>
          <w:sz w:val="28"/>
          <w:szCs w:val="28"/>
        </w:rPr>
        <w:lastRenderedPageBreak/>
        <w:t>Пользователю должны быть доступны следующие возможности:</w:t>
      </w:r>
    </w:p>
    <w:p w14:paraId="7CA11E2D" w14:textId="77777777" w:rsidR="00B8241E" w:rsidRPr="003776C6" w:rsidRDefault="00B8241E" w:rsidP="00B8241E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3776C6">
        <w:rPr>
          <w:rFonts w:cs="Times New Roman"/>
          <w:sz w:val="28"/>
          <w:szCs w:val="28"/>
        </w:rPr>
        <w:t>если нажать на кнопку играть, пользователь будет проходить все уровни подряд, то есть с самого первого уровня до самого последнего уровня;</w:t>
      </w:r>
    </w:p>
    <w:p w14:paraId="4C0F9F14" w14:textId="77777777" w:rsidR="00B8241E" w:rsidRPr="003776C6" w:rsidRDefault="00B8241E" w:rsidP="00B8241E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3776C6">
        <w:rPr>
          <w:rFonts w:cs="Times New Roman"/>
          <w:sz w:val="28"/>
          <w:szCs w:val="28"/>
        </w:rPr>
        <w:t>перед началом игры пользователь может прочитать правила, нажав на главном экране на кнопку «об игре»;</w:t>
      </w:r>
    </w:p>
    <w:p w14:paraId="0E56B07D" w14:textId="77777777" w:rsidR="00B8241E" w:rsidRDefault="00B8241E" w:rsidP="00B8241E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3776C6">
        <w:rPr>
          <w:rFonts w:cs="Times New Roman"/>
          <w:sz w:val="28"/>
          <w:szCs w:val="28"/>
        </w:rPr>
        <w:t>если нажать на кнопку выход, пользователь будет выходить из игры.</w:t>
      </w:r>
    </w:p>
    <w:p w14:paraId="2EBD664E" w14:textId="77777777" w:rsidR="00B8241E" w:rsidRDefault="00B8241E" w:rsidP="00B8241E">
      <w:pPr>
        <w:pStyle w:val="a7"/>
        <w:ind w:left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Взаимодействие с потенциальным пользователем представлено на диаграмме </w:t>
      </w:r>
      <w:proofErr w:type="spellStart"/>
      <w:r>
        <w:rPr>
          <w:color w:val="000000"/>
          <w:sz w:val="28"/>
          <w:szCs w:val="28"/>
        </w:rPr>
        <w:t>Use</w:t>
      </w:r>
      <w:proofErr w:type="spellEnd"/>
      <w:r>
        <w:rPr>
          <w:color w:val="000000"/>
          <w:sz w:val="28"/>
          <w:szCs w:val="28"/>
        </w:rPr>
        <w:t xml:space="preserve"> Case на рисунке 1:</w:t>
      </w:r>
    </w:p>
    <w:p w14:paraId="330A8F56" w14:textId="77777777" w:rsidR="00B8241E" w:rsidRDefault="00B8241E" w:rsidP="00B8241E">
      <w:pPr>
        <w:pStyle w:val="a7"/>
        <w:ind w:left="709" w:hanging="425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2DF4288" wp14:editId="1A080B37">
            <wp:extent cx="5934075" cy="31432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99748" w14:textId="77777777" w:rsidR="00B8241E" w:rsidRPr="00205E4D" w:rsidRDefault="00B8241E" w:rsidP="00B8241E">
      <w:pPr>
        <w:pStyle w:val="a7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205E4D">
        <w:rPr>
          <w:rFonts w:ascii="Times New Roman" w:hAnsi="Times New Roman" w:cs="Times New Roman"/>
          <w:color w:val="000000"/>
          <w:sz w:val="28"/>
          <w:szCs w:val="28"/>
        </w:rPr>
        <w:t xml:space="preserve">Рисунок 1 – Диаграмма </w:t>
      </w:r>
      <w:r w:rsidRPr="00205E4D">
        <w:rPr>
          <w:rFonts w:ascii="Times New Roman" w:hAnsi="Times New Roman" w:cs="Times New Roman"/>
          <w:color w:val="000000"/>
          <w:sz w:val="28"/>
          <w:szCs w:val="28"/>
          <w:lang w:val="en-US"/>
        </w:rPr>
        <w:t>Use</w:t>
      </w:r>
      <w:r w:rsidRPr="00205E4D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205E4D">
        <w:rPr>
          <w:rFonts w:ascii="Times New Roman" w:hAnsi="Times New Roman" w:cs="Times New Roman"/>
          <w:color w:val="000000"/>
          <w:sz w:val="28"/>
          <w:szCs w:val="28"/>
          <w:lang w:val="en-US"/>
        </w:rPr>
        <w:t>case</w:t>
      </w:r>
    </w:p>
    <w:p w14:paraId="519D721B" w14:textId="77777777" w:rsidR="00B8241E" w:rsidRPr="003776C6" w:rsidRDefault="00B8241E" w:rsidP="00B8241E">
      <w:pPr>
        <w:spacing w:before="100" w:beforeAutospacing="1" w:after="100" w:afterAutospacing="1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776C6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Возможные аналоги решения.</w:t>
      </w:r>
    </w:p>
    <w:p w14:paraId="202F648E" w14:textId="77777777" w:rsidR="00B8241E" w:rsidRPr="00C811C1" w:rsidRDefault="00B8241E" w:rsidP="00B8241E">
      <w:pPr>
        <w:spacing w:before="100" w:beforeAutospacing="1" w:after="100" w:afterAutospacing="1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15062B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Подобных аналогов этой игры очень много, как и онлайн игр на сайтах, так и приложений. Они все универсальные, то есть, в эти игры можно играть, как на компьютерах и планшетах, так и на смартфонах. Самое скачиваемое приложение с аналогом этой игры в </w:t>
      </w:r>
      <w:r w:rsidRPr="15062B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Play</w:t>
      </w:r>
      <w:r w:rsidRPr="15062B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Маркете это приложение «Draw.ai» и «Рисование для детей. </w:t>
      </w:r>
      <w:proofErr w:type="spellStart"/>
      <w:r w:rsidRPr="15062B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Рисовалка</w:t>
      </w:r>
      <w:proofErr w:type="spellEnd"/>
      <w:r w:rsidRPr="15062B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». Они все подобны друг другу, так как одна суть игры. Но по дизайну и подаче каждый разработчик сделал что-то свое.  </w:t>
      </w:r>
    </w:p>
    <w:p w14:paraId="553160E5" w14:textId="77777777" w:rsidR="00B8241E" w:rsidRPr="00C811C1" w:rsidRDefault="00B8241E" w:rsidP="00B8241E">
      <w:pPr>
        <w:spacing w:before="100" w:beforeAutospacing="1" w:after="100" w:afterAutospacing="1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15062B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Игра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15062B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«Draw.ai» </w:t>
      </w:r>
    </w:p>
    <w:p w14:paraId="625F0BB4" w14:textId="77777777" w:rsidR="00B8241E" w:rsidRPr="00C811C1" w:rsidRDefault="00B8241E" w:rsidP="00B8241E">
      <w:pPr>
        <w:spacing w:before="100" w:beforeAutospacing="1" w:after="100" w:afterAutospacing="1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15062B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Игра «Draw.ai» имеет большое количество скачиваний их больше 5 млн. Разработчиком этой игры является Happy </w:t>
      </w:r>
      <w:proofErr w:type="spellStart"/>
      <w:r w:rsidRPr="15062B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coloring</w:t>
      </w:r>
      <w:proofErr w:type="spellEnd"/>
      <w:r w:rsidRPr="15062B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Плюсы этого приложения в том, что оно занимает не очень много места 14 МБ, там не очень сложный интерфейс, я думаю с ним разберется каждый. В игре представлена галерея рисунков, которые можно обвести и их очень много, они разделены по категориям для более удобного поиска тематики картинки. Также там есть возможность начать учится рисовать поэтапно, это отлично подойдет для маленьких детей, которые только учатся рисовать.</w:t>
      </w:r>
    </w:p>
    <w:p w14:paraId="7350E269" w14:textId="77777777" w:rsidR="00B8241E" w:rsidRPr="00C811C1" w:rsidRDefault="00B8241E" w:rsidP="00B8241E">
      <w:pPr>
        <w:spacing w:before="100" w:beforeAutospacing="1" w:after="100" w:afterAutospacing="1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61906232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>
        <w:rPr>
          <w:noProof/>
          <w:lang w:eastAsia="ru-RU"/>
        </w:rPr>
        <w:drawing>
          <wp:inline distT="0" distB="0" distL="0" distR="0" wp14:anchorId="41A2EC1C" wp14:editId="2248D1AE">
            <wp:extent cx="1808028" cy="3514747"/>
            <wp:effectExtent l="9525" t="9525" r="9525" b="9525"/>
            <wp:docPr id="1955527567" name="Рисунок 1955527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8" r="2072" b="6413"/>
                    <a:stretch>
                      <a:fillRect/>
                    </a:stretch>
                  </pic:blipFill>
                  <pic:spPr>
                    <a:xfrm>
                      <a:off x="0" y="0"/>
                      <a:ext cx="1808028" cy="3514747"/>
                    </a:xfrm>
                    <a:prstGeom prst="rect">
                      <a:avLst/>
                    </a:prstGeom>
                    <a:ln w="9525">
                      <a:solidFill>
                        <a:srgbClr val="1E8BC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0AD72D" w14:textId="77777777" w:rsidR="00B8241E" w:rsidRPr="00C811C1" w:rsidRDefault="00B8241E" w:rsidP="00B8241E">
      <w:pPr>
        <w:spacing w:before="100" w:beforeAutospacing="1" w:after="100" w:afterAutospacing="1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15062BBF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 2. - Уровень из игры «</w:t>
      </w:r>
      <w:r w:rsidRPr="15062B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Draw.ai</w:t>
      </w:r>
      <w:r w:rsidRPr="15062BBF">
        <w:rPr>
          <w:rFonts w:ascii="Times New Roman" w:eastAsia="Times New Roman" w:hAnsi="Times New Roman" w:cs="Times New Roman"/>
          <w:sz w:val="28"/>
          <w:szCs w:val="28"/>
          <w:lang w:eastAsia="ru-RU"/>
        </w:rPr>
        <w:t>». </w:t>
      </w:r>
    </w:p>
    <w:p w14:paraId="17ED84BC" w14:textId="77777777" w:rsidR="00B8241E" w:rsidRPr="00C811C1" w:rsidRDefault="00B8241E" w:rsidP="00B8241E">
      <w:pPr>
        <w:spacing w:before="100" w:beforeAutospacing="1" w:after="100" w:afterAutospacing="1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6190623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 </w:t>
      </w:r>
      <w:r>
        <w:rPr>
          <w:noProof/>
          <w:lang w:eastAsia="ru-RU"/>
        </w:rPr>
        <w:drawing>
          <wp:inline distT="0" distB="0" distL="0" distR="0" wp14:anchorId="5EA0BC14" wp14:editId="575C2A20">
            <wp:extent cx="2105025" cy="3829050"/>
            <wp:effectExtent l="0" t="0" r="0" b="0"/>
            <wp:docPr id="21888327" name="Рисунок 21888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DA4C" w14:textId="77777777" w:rsidR="00B8241E" w:rsidRPr="00C811C1" w:rsidRDefault="00B8241E" w:rsidP="00B8241E">
      <w:pPr>
        <w:spacing w:before="100" w:beforeAutospacing="1" w:after="100" w:afterAutospacing="1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15062BB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14:paraId="2B0844DA" w14:textId="77777777" w:rsidR="00B8241E" w:rsidRPr="00C811C1" w:rsidRDefault="00B8241E" w:rsidP="00B8241E">
      <w:pPr>
        <w:spacing w:before="100" w:beforeAutospacing="1" w:after="100" w:afterAutospacing="1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15062BBF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 3. - Меню игры «</w:t>
      </w:r>
      <w:r w:rsidRPr="15062B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Draw.ai</w:t>
      </w:r>
      <w:r w:rsidRPr="15062BBF">
        <w:rPr>
          <w:rFonts w:ascii="Times New Roman" w:eastAsia="Times New Roman" w:hAnsi="Times New Roman" w:cs="Times New Roman"/>
          <w:sz w:val="28"/>
          <w:szCs w:val="28"/>
          <w:lang w:eastAsia="ru-RU"/>
        </w:rPr>
        <w:t>». </w:t>
      </w:r>
    </w:p>
    <w:p w14:paraId="774639F8" w14:textId="77777777" w:rsidR="00B8241E" w:rsidRPr="00C811C1" w:rsidRDefault="00B8241E" w:rsidP="00B8241E">
      <w:pPr>
        <w:spacing w:before="100" w:beforeAutospacing="1" w:after="100" w:afterAutospacing="1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15062B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Недостатками приложения является, что для большинства рисунков в игре требуется платная подписка. Также там есть ограничения по совместимости с устройствами. Поиграв в игру, никаких проблем не возникало. Все четко и понятно. </w:t>
      </w:r>
      <w:r w:rsidRPr="00C811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5C2ACE53" w14:textId="77777777" w:rsidR="00B8241E" w:rsidRPr="00C811C1" w:rsidRDefault="00B8241E" w:rsidP="00B8241E">
      <w:pPr>
        <w:spacing w:before="100" w:beforeAutospacing="1" w:after="100" w:afterAutospacing="1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Игра «</w:t>
      </w:r>
      <w:r w:rsidRPr="15062B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Рисование для детей. </w:t>
      </w:r>
      <w:proofErr w:type="spellStart"/>
      <w:r w:rsidRPr="15062B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Рисовалка</w:t>
      </w:r>
      <w:proofErr w:type="spellEnd"/>
      <w:r w:rsidRPr="15062B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 </w:t>
      </w:r>
    </w:p>
    <w:p w14:paraId="713A25AF" w14:textId="77777777" w:rsidR="00B8241E" w:rsidRPr="00C811C1" w:rsidRDefault="00B8241E" w:rsidP="00B8241E">
      <w:pPr>
        <w:spacing w:before="100" w:beforeAutospacing="1" w:after="100" w:afterAutospacing="1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15062B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Игра «Рисование для детей. </w:t>
      </w:r>
      <w:proofErr w:type="spellStart"/>
      <w:r w:rsidRPr="15062B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Рисовалка</w:t>
      </w:r>
      <w:proofErr w:type="spellEnd"/>
      <w:r w:rsidRPr="15062B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 имеет не мало количество скачиваний их более 550 тыс. Его разработчиком является </w:t>
      </w:r>
      <w:proofErr w:type="spellStart"/>
      <w:r w:rsidRPr="15062B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GoKids</w:t>
      </w:r>
      <w:proofErr w:type="spellEnd"/>
      <w:r w:rsidRPr="15062B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! Плюсами является то, что приложение может работать без интернета, также занимает не много места на телефоне (31 МБ). Никаких ограничений по версиям устройства нет. Минус этой игры в том, что она только на английском языке.</w:t>
      </w:r>
    </w:p>
    <w:p w14:paraId="5EC49B1D" w14:textId="77777777" w:rsidR="00B8241E" w:rsidRPr="00C811C1" w:rsidRDefault="00B8241E" w:rsidP="00B8241E">
      <w:pPr>
        <w:spacing w:before="100" w:beforeAutospacing="1" w:after="100" w:afterAutospacing="1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6190623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 </w:t>
      </w:r>
      <w:r>
        <w:rPr>
          <w:noProof/>
          <w:lang w:eastAsia="ru-RU"/>
        </w:rPr>
        <w:drawing>
          <wp:inline distT="0" distB="0" distL="0" distR="0" wp14:anchorId="05C8E5D2" wp14:editId="072554C0">
            <wp:extent cx="4333890" cy="2105025"/>
            <wp:effectExtent l="0" t="0" r="0" b="0"/>
            <wp:docPr id="1275872548" name="Рисунок 1275872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8"/>
                    <a:stretch>
                      <a:fillRect/>
                    </a:stretch>
                  </pic:blipFill>
                  <pic:spPr>
                    <a:xfrm>
                      <a:off x="0" y="0"/>
                      <a:ext cx="433389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A125" w14:textId="77777777" w:rsidR="00B8241E" w:rsidRPr="00C811C1" w:rsidRDefault="00B8241E" w:rsidP="00B8241E">
      <w:pPr>
        <w:spacing w:before="100" w:beforeAutospacing="1" w:after="100" w:afterAutospacing="1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15062BBF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 4. - Уровень из игры «1LINE». </w:t>
      </w:r>
      <w:r w:rsidRPr="00C811C1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14:paraId="3655DAB7" w14:textId="77777777" w:rsidR="00B8241E" w:rsidRPr="00C811C1" w:rsidRDefault="00B8241E" w:rsidP="00B8241E">
      <w:pPr>
        <w:spacing w:before="100" w:beforeAutospacing="1" w:after="100" w:afterAutospacing="1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310AB7" wp14:editId="7A74D476">
            <wp:extent cx="4171950" cy="2105025"/>
            <wp:effectExtent l="0" t="0" r="0" b="0"/>
            <wp:docPr id="1909259113" name="Рисунок 1909259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5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62E5" w14:textId="77777777" w:rsidR="00B8241E" w:rsidRPr="00C811C1" w:rsidRDefault="00B8241E" w:rsidP="00B8241E">
      <w:pPr>
        <w:spacing w:before="100" w:beforeAutospacing="1" w:after="100" w:afterAutospacing="1" w:line="36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15062BBF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 5. - Меню из игры «1LINE». </w:t>
      </w:r>
    </w:p>
    <w:p w14:paraId="6726B245" w14:textId="184950A0" w:rsidR="00B8241E" w:rsidRDefault="00B8241E" w:rsidP="00B8241E">
      <w:pPr>
        <w:spacing w:before="100" w:beforeAutospacing="1" w:after="100" w:afterAutospacing="1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15062B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Поиграв в эту игру, я могу сказать, что интерфейс в игре понятный, не очень сложный, даже без знания английского языка можно разобраться. Плюсом еще является то, что довольно много уровней и в них интересно будет играть ребенку, так как там после каждой нарисованной линии происходит анимация и издаются звуки, еще при выборе цвета пера (карандаша), озвучивается какой это цвет и тем самым ребёнку интересно играть и он может познать для себя что-то новое. </w:t>
      </w:r>
    </w:p>
    <w:p w14:paraId="798FAF69" w14:textId="4A0C96E5" w:rsidR="008150FC" w:rsidRPr="00B8241E" w:rsidRDefault="00B8241E" w:rsidP="00B8241E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416330A1" w14:textId="23887130" w:rsidR="008150FC" w:rsidRPr="00DC42FB" w:rsidRDefault="008916F7" w:rsidP="00DC42FB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3" w:name="_Toc150197186"/>
      <w:r w:rsidRPr="00DC42F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ТЕХНИЧЕСКОЕ ЗАДАНИЕ</w:t>
      </w:r>
      <w:bookmarkStart w:id="44" w:name="_Toc106266131"/>
      <w:bookmarkEnd w:id="43"/>
    </w:p>
    <w:p w14:paraId="5764F797" w14:textId="25386A5A" w:rsidR="008916F7" w:rsidRPr="008150FC" w:rsidRDefault="008916F7" w:rsidP="00DC42FB">
      <w:pPr>
        <w:pStyle w:val="af3"/>
        <w:rPr>
          <w:rFonts w:cs="Times New Roman"/>
          <w:b/>
          <w:sz w:val="24"/>
        </w:rPr>
      </w:pPr>
      <w:r w:rsidRPr="008150FC">
        <w:rPr>
          <w:rFonts w:cs="Times New Roman"/>
          <w:b/>
          <w:sz w:val="24"/>
        </w:rPr>
        <w:t>1 Введение</w:t>
      </w:r>
      <w:bookmarkEnd w:id="44"/>
    </w:p>
    <w:p w14:paraId="577B523E" w14:textId="25967191" w:rsidR="008916F7" w:rsidRPr="008150FC" w:rsidRDefault="008150FC" w:rsidP="008150FC">
      <w:pPr>
        <w:pStyle w:val="af3"/>
        <w:rPr>
          <w:rFonts w:cs="Times New Roman"/>
          <w:b/>
          <w:sz w:val="24"/>
        </w:rPr>
      </w:pPr>
      <w:bookmarkStart w:id="45" w:name="_Toc106266132"/>
      <w:r w:rsidRPr="008150FC">
        <w:rPr>
          <w:rFonts w:cs="Times New Roman"/>
          <w:b/>
          <w:sz w:val="24"/>
        </w:rPr>
        <w:t xml:space="preserve">1.1 </w:t>
      </w:r>
      <w:r w:rsidR="008916F7" w:rsidRPr="008150FC">
        <w:rPr>
          <w:rFonts w:cs="Times New Roman"/>
          <w:b/>
          <w:sz w:val="24"/>
        </w:rPr>
        <w:t>Наименование программы</w:t>
      </w:r>
      <w:bookmarkEnd w:id="45"/>
    </w:p>
    <w:p w14:paraId="310EEE10" w14:textId="77777777" w:rsidR="008916F7" w:rsidRPr="008150FC" w:rsidRDefault="008916F7" w:rsidP="008150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Наименование программы - </w:t>
      </w:r>
      <w:r w:rsidRPr="008150FC">
        <w:rPr>
          <w:rFonts w:ascii="Times New Roman" w:hAnsi="Times New Roman" w:cs="Times New Roman"/>
          <w:sz w:val="24"/>
          <w:szCs w:val="24"/>
        </w:rPr>
        <w:t>«Обведи, не отрывая пера».</w:t>
      </w:r>
    </w:p>
    <w:p w14:paraId="24CFB7FA" w14:textId="178F82DF" w:rsidR="008916F7" w:rsidRPr="008150FC" w:rsidRDefault="008150FC" w:rsidP="008150FC">
      <w:pPr>
        <w:pStyle w:val="af3"/>
        <w:rPr>
          <w:rFonts w:cs="Times New Roman"/>
          <w:b/>
          <w:sz w:val="24"/>
        </w:rPr>
      </w:pPr>
      <w:bookmarkStart w:id="46" w:name="_Toc106266133"/>
      <w:r w:rsidRPr="008150FC">
        <w:rPr>
          <w:rFonts w:cs="Times New Roman"/>
          <w:b/>
          <w:sz w:val="24"/>
        </w:rPr>
        <w:t xml:space="preserve">1.2 </w:t>
      </w:r>
      <w:r w:rsidR="008916F7" w:rsidRPr="008150FC">
        <w:rPr>
          <w:rFonts w:cs="Times New Roman"/>
          <w:b/>
          <w:sz w:val="24"/>
        </w:rPr>
        <w:t>Краткая характеристика области применения программы</w:t>
      </w:r>
      <w:bookmarkEnd w:id="46"/>
    </w:p>
    <w:p w14:paraId="5F68812C" w14:textId="74380C2F" w:rsidR="008916F7" w:rsidRPr="008150FC" w:rsidRDefault="008916F7" w:rsidP="008150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 xml:space="preserve"> Игра «Обведи, не отрывая пера» может быть использована в развлекательных целях, также в целях развития логики и базовыми навыками владения компьютерной мышью. </w:t>
      </w:r>
    </w:p>
    <w:p w14:paraId="47307077" w14:textId="779C6B84" w:rsidR="008916F7" w:rsidRPr="008150FC" w:rsidRDefault="008150FC" w:rsidP="008150FC">
      <w:pPr>
        <w:pStyle w:val="af3"/>
        <w:rPr>
          <w:rFonts w:cs="Times New Roman"/>
          <w:b/>
          <w:sz w:val="24"/>
        </w:rPr>
      </w:pPr>
      <w:bookmarkStart w:id="47" w:name="_Toc106266134"/>
      <w:r w:rsidRPr="008150FC">
        <w:rPr>
          <w:rFonts w:cs="Times New Roman"/>
          <w:b/>
          <w:sz w:val="24"/>
        </w:rPr>
        <w:t xml:space="preserve">2 </w:t>
      </w:r>
      <w:r w:rsidR="008916F7" w:rsidRPr="008150FC">
        <w:rPr>
          <w:rFonts w:cs="Times New Roman"/>
          <w:b/>
          <w:sz w:val="24"/>
        </w:rPr>
        <w:t>Основания для разработки</w:t>
      </w:r>
      <w:bookmarkEnd w:id="47"/>
    </w:p>
    <w:p w14:paraId="28576C42" w14:textId="77777777" w:rsidR="008916F7" w:rsidRPr="008150FC" w:rsidRDefault="008916F7" w:rsidP="008150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 xml:space="preserve">Основанием для разработки является учебный план специальности 09.02.07 «Информационные системы и программирование». </w:t>
      </w:r>
    </w:p>
    <w:p w14:paraId="3CE0F073" w14:textId="77777777" w:rsidR="008916F7" w:rsidRPr="008150FC" w:rsidRDefault="008916F7" w:rsidP="008150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 xml:space="preserve">Сроки проведения работы: </w:t>
      </w:r>
    </w:p>
    <w:p w14:paraId="1C7548C4" w14:textId="77777777" w:rsidR="008916F7" w:rsidRPr="008150FC" w:rsidRDefault="008916F7" w:rsidP="008150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начало разработки – 01.09.2023;</w:t>
      </w:r>
    </w:p>
    <w:p w14:paraId="5A754AA3" w14:textId="6DF2F385" w:rsidR="008916F7" w:rsidRPr="008150FC" w:rsidRDefault="008916F7" w:rsidP="008150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окончание разработки –</w:t>
      </w:r>
      <w:r w:rsidR="008150FC" w:rsidRPr="008150FC">
        <w:rPr>
          <w:rFonts w:ascii="Times New Roman" w:hAnsi="Times New Roman" w:cs="Times New Roman"/>
          <w:sz w:val="24"/>
          <w:szCs w:val="24"/>
        </w:rPr>
        <w:t xml:space="preserve"> 03.11.2023</w:t>
      </w:r>
      <w:r w:rsidRPr="008150FC">
        <w:rPr>
          <w:rFonts w:ascii="Times New Roman" w:hAnsi="Times New Roman" w:cs="Times New Roman"/>
          <w:sz w:val="24"/>
          <w:szCs w:val="24"/>
        </w:rPr>
        <w:t>;</w:t>
      </w:r>
    </w:p>
    <w:p w14:paraId="60BD3B56" w14:textId="77777777" w:rsidR="008916F7" w:rsidRPr="008150FC" w:rsidRDefault="008916F7" w:rsidP="008150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Заказчик: коллектив преподавателей Колледжа ВятГУ.</w:t>
      </w:r>
    </w:p>
    <w:p w14:paraId="569A3034" w14:textId="77777777" w:rsidR="008916F7" w:rsidRPr="008150FC" w:rsidRDefault="008916F7" w:rsidP="008150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Исполнитель: студент колледжа ВятГУ группы ИСПк-403-52-00 Манылова. П. М.</w:t>
      </w:r>
    </w:p>
    <w:p w14:paraId="36E68951" w14:textId="1F6FD27F" w:rsidR="008150FC" w:rsidRPr="008150FC" w:rsidRDefault="008150FC" w:rsidP="008150FC">
      <w:pPr>
        <w:pStyle w:val="af3"/>
        <w:rPr>
          <w:rFonts w:cs="Times New Roman"/>
          <w:b/>
          <w:sz w:val="24"/>
        </w:rPr>
      </w:pPr>
      <w:r w:rsidRPr="008150FC">
        <w:rPr>
          <w:rFonts w:cs="Times New Roman"/>
          <w:b/>
          <w:sz w:val="24"/>
        </w:rPr>
        <w:t>3 Назначение разработки</w:t>
      </w:r>
    </w:p>
    <w:p w14:paraId="452EA7D1" w14:textId="1FEB0397" w:rsidR="008150FC" w:rsidRPr="008150FC" w:rsidRDefault="008150FC" w:rsidP="008150FC">
      <w:pPr>
        <w:pStyle w:val="af3"/>
        <w:rPr>
          <w:rFonts w:cs="Times New Roman"/>
          <w:b/>
          <w:sz w:val="24"/>
        </w:rPr>
      </w:pPr>
      <w:r w:rsidRPr="008150FC">
        <w:rPr>
          <w:rFonts w:cs="Times New Roman"/>
          <w:b/>
          <w:sz w:val="24"/>
        </w:rPr>
        <w:t>3.1 Функциональное назначение программы.</w:t>
      </w:r>
    </w:p>
    <w:p w14:paraId="29E8CA07" w14:textId="77777777" w:rsidR="008150FC" w:rsidRPr="008150FC" w:rsidRDefault="008150FC" w:rsidP="008150FC">
      <w:pPr>
        <w:spacing w:line="360" w:lineRule="auto"/>
        <w:ind w:firstLine="709"/>
        <w:rPr>
          <w:ins w:id="48" w:author="Ржаникова Елена Дмитриевна" w:date="2022-04-14T20:23:00Z"/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С помощью этой программы пользователь сможет интересно провести время, также развить логику и повысить свой навык владения компьютерной мышью.</w:t>
      </w:r>
    </w:p>
    <w:p w14:paraId="629B44DC" w14:textId="77777777" w:rsidR="008150FC" w:rsidRPr="008150FC" w:rsidRDefault="008150FC" w:rsidP="008150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Также программа предназначена для получения и повышения навыков разработки программного обеспечения и технической документации.</w:t>
      </w:r>
    </w:p>
    <w:p w14:paraId="79AD8F59" w14:textId="15F58D34" w:rsidR="008150FC" w:rsidRPr="008150FC" w:rsidRDefault="008150FC" w:rsidP="008150FC">
      <w:pPr>
        <w:pStyle w:val="af3"/>
        <w:rPr>
          <w:rFonts w:cs="Times New Roman"/>
          <w:b/>
          <w:sz w:val="24"/>
        </w:rPr>
      </w:pPr>
      <w:r w:rsidRPr="008150FC">
        <w:rPr>
          <w:rFonts w:cs="Times New Roman"/>
          <w:b/>
          <w:sz w:val="24"/>
        </w:rPr>
        <w:t>3.2 Эксплуатационное назначение программы.</w:t>
      </w:r>
    </w:p>
    <w:p w14:paraId="12614AF6" w14:textId="77777777" w:rsidR="008150FC" w:rsidRPr="008150FC" w:rsidRDefault="008150FC" w:rsidP="008150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Программа должна эксплуатироваться как приложение для персонального компьютера.</w:t>
      </w:r>
    </w:p>
    <w:p w14:paraId="39857C22" w14:textId="77777777" w:rsidR="008150FC" w:rsidRPr="008150FC" w:rsidRDefault="008150FC" w:rsidP="008150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br w:type="page"/>
      </w:r>
    </w:p>
    <w:p w14:paraId="50F80A1A" w14:textId="0836B319" w:rsidR="008150FC" w:rsidRPr="008150FC" w:rsidRDefault="008150FC" w:rsidP="008150FC">
      <w:pPr>
        <w:pStyle w:val="af3"/>
        <w:rPr>
          <w:rFonts w:cs="Times New Roman"/>
          <w:b/>
          <w:sz w:val="24"/>
        </w:rPr>
      </w:pPr>
      <w:r w:rsidRPr="008150FC">
        <w:rPr>
          <w:rFonts w:cs="Times New Roman"/>
          <w:b/>
          <w:sz w:val="24"/>
        </w:rPr>
        <w:lastRenderedPageBreak/>
        <w:t>4 Требования к программе или программному изделию</w:t>
      </w:r>
    </w:p>
    <w:p w14:paraId="56A87AE9" w14:textId="459F57E9" w:rsidR="008150FC" w:rsidRPr="008150FC" w:rsidRDefault="008150FC" w:rsidP="008150FC">
      <w:pPr>
        <w:pStyle w:val="af3"/>
        <w:rPr>
          <w:rFonts w:cs="Times New Roman"/>
          <w:b/>
          <w:sz w:val="24"/>
        </w:rPr>
      </w:pPr>
      <w:r w:rsidRPr="008150FC">
        <w:rPr>
          <w:rFonts w:cs="Times New Roman"/>
          <w:b/>
          <w:sz w:val="24"/>
        </w:rPr>
        <w:t>4.1 Требования к функциональным характеристикам</w:t>
      </w:r>
    </w:p>
    <w:p w14:paraId="188012F7" w14:textId="07CBD95D" w:rsidR="008150FC" w:rsidRPr="008150FC" w:rsidRDefault="008150FC" w:rsidP="008150FC">
      <w:pPr>
        <w:pStyle w:val="af3"/>
        <w:rPr>
          <w:rFonts w:cs="Times New Roman"/>
          <w:b/>
          <w:sz w:val="24"/>
        </w:rPr>
      </w:pPr>
      <w:r w:rsidRPr="008150FC">
        <w:rPr>
          <w:rFonts w:cs="Times New Roman"/>
          <w:b/>
          <w:sz w:val="24"/>
        </w:rPr>
        <w:t xml:space="preserve">4.1.1 Правила игры </w:t>
      </w:r>
    </w:p>
    <w:p w14:paraId="16964F60" w14:textId="7606A18B" w:rsidR="008150FC" w:rsidRPr="008150FC" w:rsidRDefault="008150FC" w:rsidP="008150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Цель игры «Обведи, не отрывая пера» заключается в том, что пользователь (игрок) должен обвести сложную замкнутую фигуру, не отрывая пера и не проходить по одним и тем же линиям дважды. Если игрок успешно обвел фигуру, то он может переходить на следующий уровень. Если игрок хочет перейти к следующему уровню, не проходя текущий уровень, то он может это сделать, нажав на стрелку, которая находится справа от игрового поля. Если же игрок не успешно обвел фигуру, то у него будет еще одна попытка, число попыток не ограничено. Игра заканчивается, когда игрок прошел последний уровень.</w:t>
      </w:r>
    </w:p>
    <w:p w14:paraId="5160238F" w14:textId="66274D9D" w:rsidR="008150FC" w:rsidRPr="008150FC" w:rsidRDefault="008150FC" w:rsidP="008150FC">
      <w:pPr>
        <w:pStyle w:val="af3"/>
        <w:rPr>
          <w:rFonts w:cs="Times New Roman"/>
          <w:b/>
          <w:sz w:val="24"/>
        </w:rPr>
      </w:pPr>
      <w:bookmarkStart w:id="49" w:name="_Toc106266141"/>
      <w:r w:rsidRPr="008150FC">
        <w:rPr>
          <w:rFonts w:cs="Times New Roman"/>
          <w:b/>
          <w:sz w:val="24"/>
        </w:rPr>
        <w:t>4.1.2 Описание игрового поля</w:t>
      </w:r>
      <w:bookmarkEnd w:id="49"/>
    </w:p>
    <w:p w14:paraId="0A21F583" w14:textId="57ED1D35" w:rsidR="008150FC" w:rsidRPr="008150FC" w:rsidRDefault="008150FC" w:rsidP="008150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 xml:space="preserve">На игровом поле находится обозначение на каком уровне сейчас находится игрок, само поле с фигурой и точками для обведения, также есть кнопка перехода на следующий уровень и две кнопки для того, чтобы вернуться назад к списку уровней и выход в главное меню. Примерный вид игрового поля показан на рис. 1. </w:t>
      </w:r>
    </w:p>
    <w:p w14:paraId="53D455C4" w14:textId="77777777" w:rsidR="008150FC" w:rsidRPr="008150FC" w:rsidRDefault="008150FC" w:rsidP="008150FC">
      <w:pPr>
        <w:pStyle w:val="af2"/>
        <w:spacing w:before="0" w:beforeAutospacing="0" w:after="0" w:afterAutospacing="0" w:line="360" w:lineRule="auto"/>
        <w:ind w:firstLine="709"/>
        <w:jc w:val="center"/>
        <w:rPr>
          <w:color w:val="000000" w:themeColor="text1"/>
        </w:rPr>
      </w:pPr>
      <w:r w:rsidRPr="008150FC">
        <w:rPr>
          <w:noProof/>
        </w:rPr>
        <w:drawing>
          <wp:inline distT="0" distB="0" distL="0" distR="0" wp14:anchorId="282F0858" wp14:editId="2F5FEFA3">
            <wp:extent cx="5934075" cy="3362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027" r="2401" b="7752"/>
                    <a:stretch/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B1C5E" w14:textId="77777777" w:rsidR="008150FC" w:rsidRPr="008150FC" w:rsidRDefault="008150FC" w:rsidP="008150FC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Рис 1 – Примерный вид игрового поля</w:t>
      </w:r>
    </w:p>
    <w:p w14:paraId="3DAC05A9" w14:textId="77777777" w:rsidR="008150FC" w:rsidRPr="008150FC" w:rsidRDefault="008150FC" w:rsidP="008150FC">
      <w:pPr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В игре будет один уровень сложности в котором будет содержаться 5 уровней. На поле главного меню (рис.2) будут находиться кнопки начала игры, кнопка с краткими правилами и кнопка выхода из игры. Также здесь будет находиться логотип с названием игры.</w:t>
      </w:r>
    </w:p>
    <w:p w14:paraId="0B61F120" w14:textId="77777777" w:rsidR="008150FC" w:rsidRPr="008150FC" w:rsidRDefault="008150FC" w:rsidP="008150FC">
      <w:pPr>
        <w:pStyle w:val="af2"/>
        <w:spacing w:before="0" w:beforeAutospacing="0" w:after="0" w:afterAutospacing="0" w:line="360" w:lineRule="auto"/>
        <w:ind w:firstLine="709"/>
        <w:jc w:val="center"/>
        <w:rPr>
          <w:noProof/>
        </w:rPr>
      </w:pPr>
    </w:p>
    <w:p w14:paraId="476C0C1A" w14:textId="77777777" w:rsidR="008150FC" w:rsidRPr="008150FC" w:rsidRDefault="008150FC" w:rsidP="008150FC">
      <w:pPr>
        <w:pStyle w:val="af2"/>
        <w:spacing w:before="0" w:beforeAutospacing="0" w:after="0" w:afterAutospacing="0" w:line="360" w:lineRule="auto"/>
        <w:ind w:firstLine="709"/>
        <w:jc w:val="center"/>
        <w:rPr>
          <w:color w:val="000000" w:themeColor="text1"/>
        </w:rPr>
      </w:pPr>
      <w:r w:rsidRPr="008150FC">
        <w:rPr>
          <w:noProof/>
        </w:rPr>
        <w:drawing>
          <wp:inline distT="0" distB="0" distL="0" distR="0" wp14:anchorId="0E7907A0" wp14:editId="54263C92">
            <wp:extent cx="4762500" cy="3124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528" t="2613" r="22979" b="11672"/>
                    <a:stretch/>
                  </pic:blipFill>
                  <pic:spPr bwMode="auto"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9131F" w14:textId="77777777" w:rsidR="008150FC" w:rsidRPr="008150FC" w:rsidRDefault="008150FC" w:rsidP="008150FC">
      <w:pPr>
        <w:pStyle w:val="af0"/>
        <w:spacing w:line="360" w:lineRule="auto"/>
        <w:ind w:firstLine="709"/>
        <w:rPr>
          <w:rFonts w:cs="Times New Roman"/>
          <w:szCs w:val="24"/>
        </w:rPr>
      </w:pPr>
      <w:r w:rsidRPr="008150FC">
        <w:rPr>
          <w:rFonts w:cs="Times New Roman"/>
          <w:szCs w:val="24"/>
        </w:rPr>
        <w:t>Рис 2 – Примерный вид главного меню</w:t>
      </w:r>
    </w:p>
    <w:p w14:paraId="37FF3F4A" w14:textId="77777777" w:rsidR="008150FC" w:rsidRPr="008150FC" w:rsidRDefault="008150FC" w:rsidP="008150FC">
      <w:pPr>
        <w:pStyle w:val="af2"/>
        <w:spacing w:before="0" w:beforeAutospacing="0" w:after="0" w:afterAutospacing="0" w:line="360" w:lineRule="auto"/>
        <w:ind w:firstLine="709"/>
        <w:jc w:val="center"/>
        <w:rPr>
          <w:color w:val="000000" w:themeColor="text1"/>
        </w:rPr>
      </w:pPr>
      <w:r w:rsidRPr="008150FC">
        <w:rPr>
          <w:noProof/>
        </w:rPr>
        <w:drawing>
          <wp:inline distT="0" distB="0" distL="0" distR="0" wp14:anchorId="59EE96C3" wp14:editId="311A9BFF">
            <wp:extent cx="4232342" cy="28809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431" t="7696" r="13255" b="4789"/>
                    <a:stretch/>
                  </pic:blipFill>
                  <pic:spPr bwMode="auto">
                    <a:xfrm>
                      <a:off x="0" y="0"/>
                      <a:ext cx="4236462" cy="288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BC81B" w14:textId="77777777" w:rsidR="008150FC" w:rsidRPr="008150FC" w:rsidRDefault="008150FC" w:rsidP="008150FC">
      <w:pPr>
        <w:pStyle w:val="af0"/>
        <w:spacing w:line="360" w:lineRule="auto"/>
        <w:ind w:firstLine="709"/>
        <w:rPr>
          <w:rFonts w:cs="Times New Roman"/>
          <w:szCs w:val="24"/>
        </w:rPr>
      </w:pPr>
      <w:r w:rsidRPr="008150FC">
        <w:rPr>
          <w:rFonts w:cs="Times New Roman"/>
          <w:szCs w:val="24"/>
        </w:rPr>
        <w:t>Рис 3 – Правила игры</w:t>
      </w:r>
    </w:p>
    <w:p w14:paraId="68A8A5EC" w14:textId="77777777" w:rsidR="008150FC" w:rsidRPr="008150FC" w:rsidRDefault="008150FC" w:rsidP="008150FC">
      <w:pPr>
        <w:pStyle w:val="af2"/>
        <w:spacing w:before="0" w:beforeAutospacing="0" w:after="0" w:afterAutospacing="0" w:line="360" w:lineRule="auto"/>
        <w:ind w:firstLine="709"/>
        <w:jc w:val="center"/>
        <w:rPr>
          <w:color w:val="000000" w:themeColor="text1"/>
        </w:rPr>
      </w:pPr>
    </w:p>
    <w:p w14:paraId="28F24114" w14:textId="77777777" w:rsidR="008150FC" w:rsidRPr="008150FC" w:rsidRDefault="008150FC" w:rsidP="008150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Также еще на рис.3 прочитав правила, есть кнопка, которая позволит пользователю вернуться в главное меню для того, чтобы начать игру.</w:t>
      </w:r>
    </w:p>
    <w:p w14:paraId="70B756C8" w14:textId="77777777" w:rsidR="008150FC" w:rsidRPr="008150FC" w:rsidRDefault="008150FC" w:rsidP="008150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Примерный вид окна выбора уровня показан на рис.4</w:t>
      </w:r>
    </w:p>
    <w:p w14:paraId="4489318A" w14:textId="77777777" w:rsidR="008150FC" w:rsidRPr="008150FC" w:rsidRDefault="008150FC" w:rsidP="008150FC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E3E50C6" w14:textId="77777777" w:rsidR="008150FC" w:rsidRPr="008150FC" w:rsidRDefault="008150FC" w:rsidP="008150FC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150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DF415A" wp14:editId="63DB10FB">
            <wp:extent cx="5162550" cy="2571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672" t="18816" r="11661" b="10626"/>
                    <a:stretch/>
                  </pic:blipFill>
                  <pic:spPr bwMode="auto">
                    <a:xfrm>
                      <a:off x="0" y="0"/>
                      <a:ext cx="516255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DAD60" w14:textId="77777777" w:rsidR="008150FC" w:rsidRPr="008150FC" w:rsidRDefault="008150FC" w:rsidP="008150FC">
      <w:pPr>
        <w:pStyle w:val="af0"/>
        <w:spacing w:line="360" w:lineRule="auto"/>
        <w:ind w:firstLine="709"/>
        <w:rPr>
          <w:rFonts w:cs="Times New Roman"/>
          <w:szCs w:val="24"/>
        </w:rPr>
      </w:pPr>
      <w:r w:rsidRPr="008150FC">
        <w:rPr>
          <w:rFonts w:cs="Times New Roman"/>
          <w:szCs w:val="24"/>
        </w:rPr>
        <w:t>Рис 4 – Уровни игры</w:t>
      </w:r>
    </w:p>
    <w:p w14:paraId="7CE0EF7F" w14:textId="77777777" w:rsidR="008150FC" w:rsidRPr="008150FC" w:rsidRDefault="008150FC" w:rsidP="008150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В окне выбора уровня игрок может перейти назад в главное меня для того, чтобы выйти из игры. Еще он может выбрать уровень, который он хочет пройти, нажав на нужную кнопку.</w:t>
      </w:r>
    </w:p>
    <w:p w14:paraId="5C50E11B" w14:textId="2B7B560A" w:rsidR="008150FC" w:rsidRPr="008150FC" w:rsidRDefault="008150FC" w:rsidP="008150FC">
      <w:pPr>
        <w:pStyle w:val="af3"/>
        <w:rPr>
          <w:rFonts w:cs="Times New Roman"/>
          <w:sz w:val="24"/>
        </w:rPr>
      </w:pPr>
      <w:r w:rsidRPr="008150FC">
        <w:rPr>
          <w:rFonts w:cs="Times New Roman"/>
          <w:b/>
          <w:sz w:val="24"/>
        </w:rPr>
        <w:t>4.1.3 Возможности пользователя</w:t>
      </w:r>
    </w:p>
    <w:p w14:paraId="25D8C052" w14:textId="77777777" w:rsidR="008150FC" w:rsidRPr="008150FC" w:rsidRDefault="008150FC" w:rsidP="008150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Пользователю должны быть доступны следующие возможности:</w:t>
      </w:r>
    </w:p>
    <w:p w14:paraId="0756D8C4" w14:textId="77777777" w:rsidR="008150FC" w:rsidRPr="008150FC" w:rsidRDefault="008150FC" w:rsidP="008150FC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если нажать на кнопку играть, пользователь будет проходить все уровни подряд, то есть с самого первого уровня до самого последнего уровня;</w:t>
      </w:r>
    </w:p>
    <w:p w14:paraId="29C69BEA" w14:textId="77777777" w:rsidR="008150FC" w:rsidRPr="008150FC" w:rsidRDefault="008150FC" w:rsidP="008150FC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перед началом игры пользователь может прочитать правила, нажав на главном экране на кнопку «об игре»;</w:t>
      </w:r>
    </w:p>
    <w:p w14:paraId="43582923" w14:textId="77777777" w:rsidR="008150FC" w:rsidRPr="008150FC" w:rsidRDefault="008150FC" w:rsidP="008150FC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если нажать на кнопку выход, пользователь будет выходить из игры.</w:t>
      </w:r>
    </w:p>
    <w:p w14:paraId="376D880C" w14:textId="13473BD5" w:rsidR="008150FC" w:rsidRPr="008150FC" w:rsidRDefault="008150FC" w:rsidP="008150FC">
      <w:pPr>
        <w:pStyle w:val="af3"/>
        <w:rPr>
          <w:rFonts w:cs="Times New Roman"/>
          <w:b/>
          <w:sz w:val="24"/>
        </w:rPr>
      </w:pPr>
      <w:r w:rsidRPr="008150FC">
        <w:rPr>
          <w:rFonts w:cs="Times New Roman"/>
          <w:b/>
          <w:sz w:val="24"/>
        </w:rPr>
        <w:t>4.2 Требования к надежности</w:t>
      </w:r>
    </w:p>
    <w:p w14:paraId="00090C2E" w14:textId="77777777" w:rsidR="008150FC" w:rsidRPr="008150FC" w:rsidRDefault="008150FC" w:rsidP="008150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 xml:space="preserve"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 </w:t>
      </w:r>
    </w:p>
    <w:p w14:paraId="7624EFB0" w14:textId="77777777" w:rsidR="008150FC" w:rsidRPr="008150FC" w:rsidRDefault="008150FC" w:rsidP="008150FC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организацией бесперебойного питания технических средств;</w:t>
      </w:r>
    </w:p>
    <w:p w14:paraId="020C2EE0" w14:textId="77777777" w:rsidR="008150FC" w:rsidRPr="008150FC" w:rsidRDefault="008150FC" w:rsidP="008150FC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использованием лицензионного программного обеспечения;</w:t>
      </w:r>
    </w:p>
    <w:p w14:paraId="286EF2E9" w14:textId="77777777" w:rsidR="008150FC" w:rsidRPr="008150FC" w:rsidRDefault="008150FC" w:rsidP="008150FC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регулярным выполнением рекомендаций Министерства труда и социального развития РФ, изложенных в Постановлении от 23 июля 1998 г. 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43699C94" w14:textId="77777777" w:rsidR="008150FC" w:rsidRPr="008150FC" w:rsidRDefault="008150FC" w:rsidP="008150FC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lastRenderedPageBreak/>
        <w:t>регулярным выполнением требований ГОСТ 51188-98. Защита информации. Испытания программных средств на наличие компьютерных вирусов.</w:t>
      </w:r>
    </w:p>
    <w:p w14:paraId="45A8B2A1" w14:textId="47BC6BE5" w:rsidR="008150FC" w:rsidRPr="008150FC" w:rsidRDefault="008150FC" w:rsidP="008150FC">
      <w:pPr>
        <w:pStyle w:val="af3"/>
        <w:rPr>
          <w:rFonts w:cs="Times New Roman"/>
          <w:b/>
          <w:sz w:val="24"/>
        </w:rPr>
      </w:pPr>
      <w:r w:rsidRPr="008150FC">
        <w:rPr>
          <w:rFonts w:cs="Times New Roman"/>
          <w:b/>
          <w:sz w:val="24"/>
        </w:rPr>
        <w:t>4.3 Условия эксплуатации</w:t>
      </w:r>
    </w:p>
    <w:p w14:paraId="73D9B4A9" w14:textId="77777777" w:rsidR="008150FC" w:rsidRPr="008150FC" w:rsidRDefault="008150FC" w:rsidP="008150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Условия эксплуатации программы должны соответствовать стандартным требованиям, предъявляемым к бытовым помещениям.</w:t>
      </w:r>
    </w:p>
    <w:p w14:paraId="01F4A000" w14:textId="4226336B" w:rsidR="008150FC" w:rsidRPr="008150FC" w:rsidRDefault="008150FC" w:rsidP="008150FC">
      <w:pPr>
        <w:pStyle w:val="af3"/>
        <w:rPr>
          <w:rFonts w:cs="Times New Roman"/>
          <w:b/>
          <w:sz w:val="24"/>
        </w:rPr>
      </w:pPr>
      <w:r w:rsidRPr="008150FC">
        <w:rPr>
          <w:rFonts w:cs="Times New Roman"/>
          <w:b/>
          <w:sz w:val="24"/>
        </w:rPr>
        <w:t>4.4 Требования к составу и параметрам технических средств</w:t>
      </w:r>
    </w:p>
    <w:p w14:paraId="20AAC2FE" w14:textId="77777777" w:rsidR="008150FC" w:rsidRPr="008150FC" w:rsidRDefault="008150FC" w:rsidP="008150FC">
      <w:pPr>
        <w:spacing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Для корректной работы программы необходимо:</w:t>
      </w:r>
    </w:p>
    <w:p w14:paraId="52075D72" w14:textId="77777777" w:rsidR="008150FC" w:rsidRPr="008150FC" w:rsidRDefault="008150FC" w:rsidP="008150FC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 xml:space="preserve">процессор х86-64 не ниже 800 </w:t>
      </w:r>
      <w:proofErr w:type="spellStart"/>
      <w:r w:rsidRPr="008150FC">
        <w:rPr>
          <w:rFonts w:ascii="Times New Roman" w:hAnsi="Times New Roman" w:cs="Times New Roman"/>
          <w:sz w:val="24"/>
          <w:szCs w:val="24"/>
        </w:rPr>
        <w:t>Мгц</w:t>
      </w:r>
      <w:proofErr w:type="spellEnd"/>
      <w:r w:rsidRPr="008150FC">
        <w:rPr>
          <w:rFonts w:ascii="Times New Roman" w:hAnsi="Times New Roman" w:cs="Times New Roman"/>
          <w:sz w:val="24"/>
          <w:szCs w:val="24"/>
        </w:rPr>
        <w:t>;</w:t>
      </w:r>
    </w:p>
    <w:p w14:paraId="7F98C0B7" w14:textId="77777777" w:rsidR="008150FC" w:rsidRPr="008150FC" w:rsidRDefault="008150FC" w:rsidP="008150FC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ОЗУ не менее 256 Мб;</w:t>
      </w:r>
    </w:p>
    <w:p w14:paraId="222638AC" w14:textId="77777777" w:rsidR="008150FC" w:rsidRPr="008150FC" w:rsidRDefault="008150FC" w:rsidP="008150FC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VGA-совместимый видеоадаптер;</w:t>
      </w:r>
    </w:p>
    <w:p w14:paraId="2F58F2A1" w14:textId="77777777" w:rsidR="008150FC" w:rsidRPr="008150FC" w:rsidRDefault="008150FC" w:rsidP="008150FC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не менее 100 Мб на жёстком диске;</w:t>
      </w:r>
    </w:p>
    <w:p w14:paraId="0260E3A8" w14:textId="77777777" w:rsidR="008150FC" w:rsidRPr="008150FC" w:rsidRDefault="008150FC" w:rsidP="008150FC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совместимая аудио-карта;</w:t>
      </w:r>
    </w:p>
    <w:p w14:paraId="5A0A5D5A" w14:textId="77777777" w:rsidR="008150FC" w:rsidRPr="008150FC" w:rsidRDefault="008150FC" w:rsidP="008150FC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HID-средства: клавиатура, мышь.</w:t>
      </w:r>
    </w:p>
    <w:p w14:paraId="5AAC1DD0" w14:textId="4E8F75D9" w:rsidR="008150FC" w:rsidRPr="008150FC" w:rsidRDefault="008150FC" w:rsidP="008150FC">
      <w:pPr>
        <w:pStyle w:val="af3"/>
        <w:rPr>
          <w:rFonts w:cs="Times New Roman"/>
          <w:b/>
          <w:sz w:val="24"/>
        </w:rPr>
      </w:pPr>
      <w:r w:rsidRPr="008150FC">
        <w:rPr>
          <w:rFonts w:cs="Times New Roman"/>
          <w:b/>
          <w:sz w:val="24"/>
        </w:rPr>
        <w:t>4.5 Требования к информационной и программной совместимости</w:t>
      </w:r>
    </w:p>
    <w:p w14:paraId="1800966C" w14:textId="77777777" w:rsidR="008150FC" w:rsidRPr="008150FC" w:rsidRDefault="008150FC" w:rsidP="008150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 xml:space="preserve">Программа должна быть написана на языке </w:t>
      </w:r>
      <w:r w:rsidRPr="008150FC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8150FC">
        <w:rPr>
          <w:rFonts w:ascii="Times New Roman" w:hAnsi="Times New Roman" w:cs="Times New Roman"/>
          <w:sz w:val="24"/>
          <w:szCs w:val="24"/>
        </w:rPr>
        <w:t>.</w:t>
      </w:r>
    </w:p>
    <w:p w14:paraId="69976940" w14:textId="70A8E7D6" w:rsidR="008150FC" w:rsidRPr="008150FC" w:rsidRDefault="008150FC" w:rsidP="008150FC">
      <w:pPr>
        <w:pStyle w:val="af3"/>
        <w:rPr>
          <w:rFonts w:cs="Times New Roman"/>
          <w:b/>
          <w:sz w:val="24"/>
        </w:rPr>
      </w:pPr>
      <w:r w:rsidRPr="008150FC">
        <w:rPr>
          <w:rFonts w:cs="Times New Roman"/>
          <w:b/>
          <w:sz w:val="24"/>
        </w:rPr>
        <w:t>4.6 Требования к маркировке и упаковке</w:t>
      </w:r>
    </w:p>
    <w:p w14:paraId="70ADA90B" w14:textId="77777777" w:rsidR="008150FC" w:rsidRPr="008150FC" w:rsidRDefault="008150FC" w:rsidP="008150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Специальных требований нет.</w:t>
      </w:r>
    </w:p>
    <w:p w14:paraId="513B014F" w14:textId="1AD2ED10" w:rsidR="008150FC" w:rsidRPr="008150FC" w:rsidRDefault="008150FC" w:rsidP="008150FC">
      <w:pPr>
        <w:pStyle w:val="af3"/>
        <w:rPr>
          <w:rFonts w:cs="Times New Roman"/>
          <w:b/>
          <w:sz w:val="24"/>
        </w:rPr>
      </w:pPr>
      <w:r w:rsidRPr="008150FC">
        <w:rPr>
          <w:rFonts w:cs="Times New Roman"/>
          <w:b/>
          <w:sz w:val="24"/>
        </w:rPr>
        <w:t>4.7 Требования к транспортированию и хранению</w:t>
      </w:r>
    </w:p>
    <w:p w14:paraId="5FAE0658" w14:textId="77777777" w:rsidR="008150FC" w:rsidRPr="008150FC" w:rsidRDefault="008150FC" w:rsidP="008150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Специальные требования к транспортированию и хранению не предъявляются.</w:t>
      </w:r>
    </w:p>
    <w:p w14:paraId="32364539" w14:textId="28DD3D14" w:rsidR="008150FC" w:rsidRPr="008150FC" w:rsidRDefault="008150FC" w:rsidP="008150FC">
      <w:pPr>
        <w:pStyle w:val="af3"/>
        <w:rPr>
          <w:rFonts w:cs="Times New Roman"/>
          <w:b/>
          <w:sz w:val="24"/>
        </w:rPr>
      </w:pPr>
      <w:r w:rsidRPr="008150FC">
        <w:rPr>
          <w:rFonts w:cs="Times New Roman"/>
          <w:b/>
          <w:sz w:val="24"/>
        </w:rPr>
        <w:t>4.8 Специальные требования</w:t>
      </w:r>
    </w:p>
    <w:p w14:paraId="670A5AB8" w14:textId="77777777" w:rsidR="008150FC" w:rsidRPr="008150FC" w:rsidRDefault="008150FC" w:rsidP="008150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Простота интерфейса пользователя.</w:t>
      </w:r>
    </w:p>
    <w:p w14:paraId="798CB510" w14:textId="351815A9" w:rsidR="008150FC" w:rsidRPr="008150FC" w:rsidRDefault="008150FC" w:rsidP="008150FC">
      <w:pPr>
        <w:pStyle w:val="af3"/>
        <w:rPr>
          <w:rFonts w:cs="Times New Roman"/>
          <w:b/>
          <w:sz w:val="24"/>
        </w:rPr>
      </w:pPr>
      <w:r w:rsidRPr="008150FC">
        <w:rPr>
          <w:rFonts w:cs="Times New Roman"/>
          <w:b/>
          <w:sz w:val="24"/>
        </w:rPr>
        <w:t>5 Требования к программной документации</w:t>
      </w:r>
    </w:p>
    <w:p w14:paraId="260B3075" w14:textId="77777777" w:rsidR="008150FC" w:rsidRPr="008150FC" w:rsidRDefault="008150FC" w:rsidP="008150FC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Состав программной документации должен включать:</w:t>
      </w:r>
    </w:p>
    <w:p w14:paraId="164EC5E8" w14:textId="77777777" w:rsidR="008150FC" w:rsidRPr="008150FC" w:rsidRDefault="008150FC" w:rsidP="008150FC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техническое задание;</w:t>
      </w:r>
    </w:p>
    <w:p w14:paraId="670B211B" w14:textId="77777777" w:rsidR="008150FC" w:rsidRPr="008150FC" w:rsidRDefault="008150FC" w:rsidP="008150FC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код программы;</w:t>
      </w:r>
    </w:p>
    <w:p w14:paraId="366B61E5" w14:textId="4A444F50" w:rsidR="008916F7" w:rsidRDefault="008150FC" w:rsidP="008150FC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150FC">
        <w:rPr>
          <w:rFonts w:ascii="Times New Roman" w:hAnsi="Times New Roman" w:cs="Times New Roman"/>
          <w:sz w:val="24"/>
          <w:szCs w:val="24"/>
        </w:rPr>
        <w:t>руководство пользователя.</w:t>
      </w:r>
    </w:p>
    <w:p w14:paraId="0A35060A" w14:textId="2F355F16" w:rsidR="008150FC" w:rsidRPr="008150FC" w:rsidRDefault="00B8241E" w:rsidP="00B8241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C9B6EB" w14:textId="75CC1645" w:rsidR="00B8241E" w:rsidRPr="00DC42FB" w:rsidRDefault="00B8241E" w:rsidP="00DC42FB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0" w:name="_Toc150197187"/>
      <w:r w:rsidRPr="00DC42F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ТЕХНИЧЕСКИЙ ПРОЕКТ</w:t>
      </w:r>
      <w:bookmarkEnd w:id="50"/>
    </w:p>
    <w:p w14:paraId="2BD01976" w14:textId="427B2E50" w:rsidR="00B8241E" w:rsidRPr="00B8241E" w:rsidRDefault="00B8241E" w:rsidP="00DC42FB">
      <w:pPr>
        <w:pStyle w:val="af3"/>
        <w:rPr>
          <w:rFonts w:cs="Times New Roman"/>
          <w:b/>
          <w:sz w:val="24"/>
        </w:rPr>
      </w:pPr>
      <w:r w:rsidRPr="00B8241E">
        <w:rPr>
          <w:rFonts w:cs="Times New Roman"/>
          <w:b/>
          <w:sz w:val="24"/>
        </w:rPr>
        <w:t>Структура входных / выходных данных</w:t>
      </w:r>
    </w:p>
    <w:p w14:paraId="696D7DEF" w14:textId="77777777" w:rsidR="00B8241E" w:rsidRPr="00B8241E" w:rsidRDefault="00B8241E" w:rsidP="00B824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Входными данными для игры являются:</w:t>
      </w:r>
    </w:p>
    <w:p w14:paraId="28853143" w14:textId="77777777" w:rsidR="00B8241E" w:rsidRPr="00B8241E" w:rsidRDefault="00B8241E" w:rsidP="00B8241E">
      <w:pPr>
        <w:pStyle w:val="a7"/>
        <w:numPr>
          <w:ilvl w:val="0"/>
          <w:numId w:val="6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 xml:space="preserve">Запрос на загрузку </w:t>
      </w:r>
      <w:r w:rsidRPr="00B824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конструирование и вызов экземпляра базового виджета</w:t>
      </w:r>
      <w:r w:rsidRPr="00B8241E">
        <w:rPr>
          <w:rFonts w:ascii="Times New Roman" w:hAnsi="Times New Roman" w:cs="Times New Roman"/>
          <w:sz w:val="24"/>
          <w:szCs w:val="24"/>
        </w:rPr>
        <w:t>;</w:t>
      </w:r>
    </w:p>
    <w:p w14:paraId="18BF9F59" w14:textId="77777777" w:rsidR="00B8241E" w:rsidRPr="00B8241E" w:rsidRDefault="00B8241E" w:rsidP="00B8241E">
      <w:pPr>
        <w:pStyle w:val="a7"/>
        <w:numPr>
          <w:ilvl w:val="0"/>
          <w:numId w:val="6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 xml:space="preserve">Запрос на подключение </w:t>
      </w:r>
      <w:r w:rsidRPr="00B8241E">
        <w:rPr>
          <w:rFonts w:ascii="Times New Roman" w:hAnsi="Times New Roman" w:cs="Times New Roman"/>
          <w:sz w:val="24"/>
          <w:szCs w:val="24"/>
          <w:lang w:val="en-US"/>
        </w:rPr>
        <w:t>qt</w:t>
      </w:r>
      <w:r w:rsidRPr="00B8241E">
        <w:rPr>
          <w:rFonts w:ascii="Times New Roman" w:hAnsi="Times New Roman" w:cs="Times New Roman"/>
          <w:sz w:val="24"/>
          <w:szCs w:val="24"/>
        </w:rPr>
        <w:t xml:space="preserve">-библиотеки, где </w:t>
      </w:r>
      <w:r w:rsidRPr="00B824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при смене значений которых в </w:t>
      </w:r>
      <w:proofErr w:type="spellStart"/>
      <w:r w:rsidRPr="00B824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qt</w:t>
      </w:r>
      <w:proofErr w:type="spellEnd"/>
      <w:r w:rsidRPr="00B824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подаётся сигнал и создаются несколько таких переменных;</w:t>
      </w:r>
    </w:p>
    <w:p w14:paraId="0A50E22A" w14:textId="77777777" w:rsidR="00B8241E" w:rsidRPr="00B8241E" w:rsidRDefault="00B8241E" w:rsidP="00B8241E">
      <w:pPr>
        <w:pStyle w:val="a7"/>
        <w:numPr>
          <w:ilvl w:val="0"/>
          <w:numId w:val="6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З</w:t>
      </w:r>
      <w:r w:rsidRPr="00B8241E">
        <w:rPr>
          <w:rFonts w:ascii="Times New Roman" w:hAnsi="Times New Roman" w:cs="Times New Roman"/>
          <w:sz w:val="24"/>
          <w:szCs w:val="24"/>
        </w:rPr>
        <w:t xml:space="preserve">апрос на подключение к папе </w:t>
      </w:r>
      <w:r w:rsidRPr="00B8241E"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B8241E">
        <w:rPr>
          <w:rFonts w:ascii="Times New Roman" w:hAnsi="Times New Roman" w:cs="Times New Roman"/>
          <w:sz w:val="24"/>
          <w:szCs w:val="24"/>
        </w:rPr>
        <w:t>, которая служит для отрисовки графических элементов в игре;</w:t>
      </w:r>
    </w:p>
    <w:p w14:paraId="5C012E03" w14:textId="77777777" w:rsidR="00B8241E" w:rsidRPr="00B8241E" w:rsidRDefault="00B8241E" w:rsidP="00B8241E">
      <w:pPr>
        <w:pStyle w:val="a7"/>
        <w:numPr>
          <w:ilvl w:val="0"/>
          <w:numId w:val="6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Различные запросы из файлов скриптов (.</w:t>
      </w:r>
      <w:proofErr w:type="spellStart"/>
      <w:r w:rsidRPr="00B8241E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B8241E">
        <w:rPr>
          <w:rFonts w:ascii="Times New Roman" w:hAnsi="Times New Roman" w:cs="Times New Roman"/>
          <w:sz w:val="24"/>
          <w:szCs w:val="24"/>
        </w:rPr>
        <w:t>).</w:t>
      </w:r>
    </w:p>
    <w:p w14:paraId="3DA75E7B" w14:textId="77777777" w:rsidR="00B8241E" w:rsidRPr="00B8241E" w:rsidRDefault="00B8241E" w:rsidP="00B824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Выходными данными являются окно программы, его наполнение, а также все варианты взаимодействия пользователя с элементами программы.</w:t>
      </w:r>
    </w:p>
    <w:p w14:paraId="592290DB" w14:textId="46F73103" w:rsidR="00B8241E" w:rsidRPr="00B8241E" w:rsidRDefault="00B8241E" w:rsidP="00B8241E">
      <w:pPr>
        <w:pStyle w:val="a7"/>
        <w:numPr>
          <w:ilvl w:val="0"/>
          <w:numId w:val="17"/>
        </w:numPr>
        <w:spacing w:after="0" w:line="360" w:lineRule="auto"/>
        <w:ind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b/>
          <w:bCs/>
          <w:sz w:val="24"/>
          <w:szCs w:val="24"/>
        </w:rPr>
        <w:t>Форма представления входных / выходных данных</w:t>
      </w:r>
    </w:p>
    <w:p w14:paraId="1E1C10FB" w14:textId="77777777" w:rsidR="00B8241E" w:rsidRPr="00B8241E" w:rsidRDefault="00B8241E" w:rsidP="00B8241E">
      <w:pPr>
        <w:pStyle w:val="a7"/>
        <w:spacing w:after="0" w:line="360" w:lineRule="auto"/>
        <w:ind w:left="36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Особой формы представления входных данных не предусматривается, для игры предусмотрены экранные формы, которые представлены в техническом задании на разработку игры «Обведи, не отрывая пера».</w:t>
      </w:r>
    </w:p>
    <w:p w14:paraId="7C0D0EFC" w14:textId="5E93EECB" w:rsidR="00B8241E" w:rsidRPr="00B8241E" w:rsidRDefault="00B8241E" w:rsidP="00B8241E">
      <w:pPr>
        <w:pStyle w:val="a7"/>
        <w:numPr>
          <w:ilvl w:val="0"/>
          <w:numId w:val="17"/>
        </w:numPr>
        <w:spacing w:line="360" w:lineRule="auto"/>
        <w:ind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b/>
          <w:bCs/>
          <w:sz w:val="24"/>
          <w:szCs w:val="24"/>
        </w:rPr>
        <w:t>Определение семантики использования языков, библиотек и фреймворков</w:t>
      </w:r>
    </w:p>
    <w:p w14:paraId="1C04E13F" w14:textId="77777777" w:rsidR="00B8241E" w:rsidRPr="00B8241E" w:rsidRDefault="00B8241E" w:rsidP="00B8241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Язык Python - используется для написания основной логики игры, включая алгоритмы проверки существования вершин графа, проверки координат начальной и конечной точки вершин. Python выбран из-за его простоты, гибкости и широкой поддержки различных библиотек.</w:t>
      </w:r>
    </w:p>
    <w:p w14:paraId="0241DF91" w14:textId="77777777" w:rsidR="00B8241E" w:rsidRPr="00B8241E" w:rsidRDefault="00B8241E" w:rsidP="00B8241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 xml:space="preserve">Использовались библиотеки и фреймворки, такие как: </w:t>
      </w:r>
      <w:proofErr w:type="spellStart"/>
      <w:r w:rsidRPr="00B8241E">
        <w:rPr>
          <w:rFonts w:ascii="Times New Roman" w:hAnsi="Times New Roman" w:cs="Times New Roman"/>
          <w:sz w:val="24"/>
          <w:szCs w:val="24"/>
        </w:rPr>
        <w:t>QMainWindow</w:t>
      </w:r>
      <w:proofErr w:type="spellEnd"/>
      <w:r w:rsidRPr="00B824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241E">
        <w:rPr>
          <w:rFonts w:ascii="Times New Roman" w:hAnsi="Times New Roman" w:cs="Times New Roman"/>
          <w:sz w:val="24"/>
          <w:szCs w:val="24"/>
        </w:rPr>
        <w:t>QVBoxLayout</w:t>
      </w:r>
      <w:proofErr w:type="spellEnd"/>
      <w:r w:rsidRPr="00B824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241E">
        <w:rPr>
          <w:rFonts w:ascii="Times New Roman" w:hAnsi="Times New Roman" w:cs="Times New Roman"/>
          <w:sz w:val="24"/>
          <w:szCs w:val="24"/>
        </w:rPr>
        <w:t>QWidget</w:t>
      </w:r>
      <w:proofErr w:type="spellEnd"/>
      <w:r w:rsidRPr="00B824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241E">
        <w:rPr>
          <w:rFonts w:ascii="Times New Roman" w:hAnsi="Times New Roman" w:cs="Times New Roman"/>
          <w:sz w:val="24"/>
          <w:szCs w:val="24"/>
        </w:rPr>
        <w:t>QLabel</w:t>
      </w:r>
      <w:proofErr w:type="spellEnd"/>
      <w:r w:rsidRPr="00B8241E">
        <w:rPr>
          <w:rFonts w:ascii="Times New Roman" w:hAnsi="Times New Roman" w:cs="Times New Roman"/>
          <w:sz w:val="24"/>
          <w:szCs w:val="24"/>
        </w:rPr>
        <w:t xml:space="preserve">, </w:t>
      </w:r>
      <w:r w:rsidRPr="00B8241E">
        <w:rPr>
          <w:rFonts w:ascii="Times New Roman" w:hAnsi="Times New Roman" w:cs="Times New Roman"/>
          <w:sz w:val="24"/>
          <w:szCs w:val="24"/>
          <w:lang w:val="en-US"/>
        </w:rPr>
        <w:t>QT</w:t>
      </w:r>
      <w:r w:rsidRPr="00B8241E">
        <w:rPr>
          <w:rFonts w:ascii="Times New Roman" w:hAnsi="Times New Roman" w:cs="Times New Roman"/>
          <w:sz w:val="24"/>
          <w:szCs w:val="24"/>
        </w:rPr>
        <w:t xml:space="preserve">, </w:t>
      </w:r>
      <w:r w:rsidRPr="00B8241E">
        <w:rPr>
          <w:rFonts w:ascii="Times New Roman" w:hAnsi="Times New Roman" w:cs="Times New Roman"/>
          <w:sz w:val="24"/>
          <w:szCs w:val="24"/>
          <w:lang w:val="en-US"/>
        </w:rPr>
        <w:t>buttons</w:t>
      </w:r>
      <w:r w:rsidRPr="00B8241E">
        <w:rPr>
          <w:rFonts w:ascii="Times New Roman" w:hAnsi="Times New Roman" w:cs="Times New Roman"/>
          <w:sz w:val="24"/>
          <w:szCs w:val="24"/>
        </w:rPr>
        <w:t>_</w:t>
      </w:r>
      <w:r w:rsidRPr="00B8241E">
        <w:rPr>
          <w:rFonts w:ascii="Times New Roman" w:hAnsi="Times New Roman" w:cs="Times New Roman"/>
          <w:sz w:val="24"/>
          <w:szCs w:val="24"/>
          <w:lang w:val="en-US"/>
        </w:rPr>
        <w:t>layout</w:t>
      </w:r>
      <w:r w:rsidRPr="00B824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241E">
        <w:rPr>
          <w:rFonts w:ascii="Times New Roman" w:hAnsi="Times New Roman" w:cs="Times New Roman"/>
          <w:sz w:val="24"/>
          <w:szCs w:val="24"/>
          <w:lang w:val="en-US"/>
        </w:rPr>
        <w:t>QPixmap</w:t>
      </w:r>
      <w:proofErr w:type="spellEnd"/>
      <w:r w:rsidRPr="00B824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241E">
        <w:rPr>
          <w:rFonts w:ascii="Times New Roman" w:hAnsi="Times New Roman" w:cs="Times New Roman"/>
          <w:sz w:val="24"/>
          <w:szCs w:val="24"/>
          <w:lang w:val="en-US"/>
        </w:rPr>
        <w:t>PyQt</w:t>
      </w:r>
      <w:proofErr w:type="spellEnd"/>
      <w:r w:rsidRPr="00B8241E">
        <w:rPr>
          <w:rFonts w:ascii="Times New Roman" w:hAnsi="Times New Roman" w:cs="Times New Roman"/>
          <w:sz w:val="24"/>
          <w:szCs w:val="24"/>
        </w:rPr>
        <w:t>5. Они служат для отрисовки окон и кнопок игры через пользовательский интерфейс (UI) - используются для создания графического интерфейса пользователя (GUI) игры. Они предоставляют различные компоненты, такие как окна, кнопки, текстовые поля и т. д., которые могут быть использованы для создания интерактивного пользовательского интерфейса игры. В данном случае, эти библиотеки или фреймворки используются для отображения игровых элементов и обработки пользовательских действий, связанных с ними.</w:t>
      </w:r>
    </w:p>
    <w:p w14:paraId="6F6483D4" w14:textId="77777777" w:rsidR="00B8241E" w:rsidRPr="00B8241E" w:rsidRDefault="00B8241E" w:rsidP="00B8241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 xml:space="preserve">Таким образом, семантика использования языков, библиотек и фреймворков в данном контексте связана с их ролями в разработке игры, включая написание логики игры на языке Python, создание графического интерфейса пользователя с помощью </w:t>
      </w:r>
      <w:r w:rsidRPr="00B8241E">
        <w:rPr>
          <w:rFonts w:ascii="Times New Roman" w:hAnsi="Times New Roman" w:cs="Times New Roman"/>
          <w:sz w:val="24"/>
          <w:szCs w:val="24"/>
        </w:rPr>
        <w:lastRenderedPageBreak/>
        <w:t>соответствующих библиотек или фреймворков, а также выполнение проверки существования вершины графа с использованием соответствующих алгоритмов или функций.</w:t>
      </w:r>
    </w:p>
    <w:p w14:paraId="2606DC8E" w14:textId="7E225027" w:rsidR="00B8241E" w:rsidRPr="00B8241E" w:rsidRDefault="00B8241E" w:rsidP="00B8241E">
      <w:pPr>
        <w:pStyle w:val="a7"/>
        <w:numPr>
          <w:ilvl w:val="0"/>
          <w:numId w:val="17"/>
        </w:numPr>
        <w:spacing w:line="360" w:lineRule="auto"/>
        <w:ind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b/>
          <w:bCs/>
          <w:sz w:val="24"/>
          <w:szCs w:val="24"/>
        </w:rPr>
        <w:t>Взаимодействие с пользователем</w:t>
      </w:r>
    </w:p>
    <w:p w14:paraId="7047FE10" w14:textId="77777777" w:rsidR="00B8241E" w:rsidRPr="00B8241E" w:rsidRDefault="00B8241E" w:rsidP="00B8241E">
      <w:pPr>
        <w:pStyle w:val="af3"/>
        <w:ind w:left="360"/>
        <w:rPr>
          <w:rFonts w:cs="Times New Roman"/>
          <w:sz w:val="24"/>
        </w:rPr>
      </w:pPr>
      <w:r w:rsidRPr="00B8241E">
        <w:rPr>
          <w:rFonts w:cs="Times New Roman"/>
          <w:sz w:val="24"/>
        </w:rPr>
        <w:t xml:space="preserve">Сценарии взаимодействия пользователя с игрой представлены на диаграмме </w:t>
      </w:r>
      <w:r w:rsidRPr="00B8241E">
        <w:rPr>
          <w:rFonts w:cs="Times New Roman"/>
          <w:sz w:val="24"/>
          <w:lang w:val="en-US"/>
        </w:rPr>
        <w:t>Use</w:t>
      </w:r>
      <w:r w:rsidRPr="00B8241E">
        <w:rPr>
          <w:rFonts w:cs="Times New Roman"/>
          <w:sz w:val="24"/>
        </w:rPr>
        <w:t xml:space="preserve"> </w:t>
      </w:r>
      <w:r w:rsidRPr="00B8241E">
        <w:rPr>
          <w:rFonts w:cs="Times New Roman"/>
          <w:sz w:val="24"/>
          <w:lang w:val="en-US"/>
        </w:rPr>
        <w:t>Case</w:t>
      </w:r>
      <w:r w:rsidRPr="00B8241E">
        <w:rPr>
          <w:rFonts w:cs="Times New Roman"/>
          <w:sz w:val="24"/>
        </w:rPr>
        <w:t xml:space="preserve"> на рисунке 1.</w:t>
      </w:r>
    </w:p>
    <w:p w14:paraId="14EA9AC9" w14:textId="77777777" w:rsidR="00B8241E" w:rsidRPr="00B8241E" w:rsidRDefault="00B8241E" w:rsidP="00205E4D">
      <w:pPr>
        <w:pStyle w:val="a7"/>
        <w:spacing w:after="0" w:line="360" w:lineRule="auto"/>
        <w:ind w:left="360" w:hanging="644"/>
        <w:contextualSpacing w:val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8241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B9DAEE" wp14:editId="0D10DD31">
            <wp:extent cx="5934075" cy="23907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4D08" w14:textId="6F5D34CC" w:rsidR="00B8241E" w:rsidRPr="00B8241E" w:rsidRDefault="00B8241E" w:rsidP="00B8241E">
      <w:pPr>
        <w:pStyle w:val="a7"/>
        <w:spacing w:after="0" w:line="360" w:lineRule="auto"/>
        <w:ind w:left="360" w:firstLine="709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Рисунок 1 – Сценарии взаимодействия с пользователем</w:t>
      </w:r>
    </w:p>
    <w:p w14:paraId="042812F0" w14:textId="77777777" w:rsidR="00B8241E" w:rsidRPr="00B8241E" w:rsidRDefault="00B8241E" w:rsidP="00B8241E">
      <w:pPr>
        <w:pStyle w:val="a7"/>
        <w:numPr>
          <w:ilvl w:val="0"/>
          <w:numId w:val="17"/>
        </w:numPr>
        <w:spacing w:after="0" w:line="360" w:lineRule="auto"/>
        <w:ind w:firstLine="0"/>
        <w:contextualSpacing w:val="0"/>
        <w:jc w:val="both"/>
        <w:rPr>
          <w:rFonts w:ascii="Times New Roman" w:eastAsiaTheme="minorEastAsia" w:hAnsi="Times New Roman" w:cs="Times New Roman"/>
          <w:b/>
          <w:bCs/>
          <w:kern w:val="2"/>
          <w:sz w:val="24"/>
          <w:szCs w:val="24"/>
          <w:lang w:eastAsia="ru-RU"/>
          <w14:ligatures w14:val="standardContextual"/>
        </w:rPr>
      </w:pPr>
      <w:r w:rsidRPr="00B8241E">
        <w:rPr>
          <w:rFonts w:ascii="Times New Roman" w:eastAsiaTheme="minorEastAsia" w:hAnsi="Times New Roman" w:cs="Times New Roman"/>
          <w:b/>
          <w:bCs/>
          <w:kern w:val="2"/>
          <w:sz w:val="24"/>
          <w:szCs w:val="24"/>
          <w:lang w:eastAsia="ru-RU"/>
          <w14:ligatures w14:val="standardContextual"/>
        </w:rPr>
        <w:t>Структура программного продукта</w:t>
      </w:r>
    </w:p>
    <w:p w14:paraId="106B2B4D" w14:textId="77777777" w:rsidR="00B8241E" w:rsidRPr="00B8241E" w:rsidRDefault="00B8241E" w:rsidP="00B824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На рисунке 2 представлена диаграмма активности процесса:</w:t>
      </w:r>
    </w:p>
    <w:p w14:paraId="7A68DF98" w14:textId="77777777" w:rsidR="00B8241E" w:rsidRPr="00B8241E" w:rsidRDefault="00B8241E" w:rsidP="00205E4D">
      <w:pPr>
        <w:pStyle w:val="a7"/>
        <w:spacing w:after="0" w:line="360" w:lineRule="auto"/>
        <w:ind w:left="709" w:hanging="567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0256AC" wp14:editId="03C3F555">
            <wp:extent cx="5934075" cy="1828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6B405" w14:textId="77777777" w:rsidR="00B8241E" w:rsidRPr="00B8241E" w:rsidRDefault="00B8241E" w:rsidP="00B8241E">
      <w:pPr>
        <w:pStyle w:val="a7"/>
        <w:spacing w:after="0" w:line="360" w:lineRule="auto"/>
        <w:ind w:left="709" w:firstLine="709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Рисунок 2 – Диаграмма активности процесса</w:t>
      </w:r>
    </w:p>
    <w:p w14:paraId="2D44E993" w14:textId="77777777" w:rsidR="00B8241E" w:rsidRPr="00B8241E" w:rsidRDefault="00B8241E" w:rsidP="00B8241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Диаграмма активности используется для моделирования последовательности действий или процессов в системе. Она помогает визуализировать и понять, как различные активности взаимодействуют друг с другом в рамках процесса.</w:t>
      </w:r>
    </w:p>
    <w:p w14:paraId="47C18A5D" w14:textId="77777777" w:rsidR="00B8241E" w:rsidRPr="00B8241E" w:rsidRDefault="00B8241E" w:rsidP="00B824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FA76020" wp14:editId="231F5F7A">
            <wp:extent cx="5934075" cy="3276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7" b="21327"/>
                    <a:stretch/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5E315" w14:textId="77777777" w:rsidR="00B8241E" w:rsidRPr="00B8241E" w:rsidRDefault="00B8241E" w:rsidP="00B824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 xml:space="preserve">Рисунок 3 – Диаграмма </w:t>
      </w:r>
      <w:r w:rsidRPr="00B8241E">
        <w:rPr>
          <w:rFonts w:ascii="Times New Roman" w:hAnsi="Times New Roman" w:cs="Times New Roman"/>
          <w:sz w:val="24"/>
          <w:szCs w:val="24"/>
          <w:lang w:val="en-US"/>
        </w:rPr>
        <w:t>IDEF</w:t>
      </w:r>
      <w:r w:rsidRPr="00B8241E">
        <w:rPr>
          <w:rFonts w:ascii="Times New Roman" w:hAnsi="Times New Roman" w:cs="Times New Roman"/>
          <w:sz w:val="24"/>
          <w:szCs w:val="24"/>
        </w:rPr>
        <w:t>0</w:t>
      </w:r>
    </w:p>
    <w:p w14:paraId="1C45798B" w14:textId="77777777" w:rsidR="00B8241E" w:rsidRPr="00B8241E" w:rsidRDefault="00B8241E" w:rsidP="00B824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  <w:lang w:val="en-US"/>
        </w:rPr>
        <w:t>IDEF</w:t>
      </w:r>
      <w:r w:rsidRPr="00B8241E">
        <w:rPr>
          <w:rFonts w:ascii="Times New Roman" w:hAnsi="Times New Roman" w:cs="Times New Roman"/>
          <w:sz w:val="24"/>
          <w:szCs w:val="24"/>
        </w:rPr>
        <w:t>0 диаграмма на рисунке 3 позволяет идентифицировать основные функции и их взаимосвязи в рамках процесса, что помогает выявить узкие места, оптимизировать процессы и улучшить эффективность работы.</w:t>
      </w:r>
    </w:p>
    <w:p w14:paraId="6C976A1C" w14:textId="1933E24B" w:rsidR="00205E4D" w:rsidRDefault="00B8241E" w:rsidP="00205E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По диаграмме можно определить необходимые функции и их взаимосвязи, что поможет разработчику создать систему, соответствующую требованиям и целям.</w:t>
      </w:r>
      <w:r w:rsidR="00205E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3ED3CA" w14:textId="77777777" w:rsidR="00205E4D" w:rsidRPr="001D1176" w:rsidRDefault="00205E4D" w:rsidP="00205E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1176">
        <w:rPr>
          <w:rFonts w:ascii="Times New Roman" w:hAnsi="Times New Roman" w:cs="Times New Roman"/>
          <w:color w:val="000000" w:themeColor="text1"/>
          <w:sz w:val="24"/>
          <w:szCs w:val="24"/>
        </w:rPr>
        <w:t>Внешней входящей информацией являются:</w:t>
      </w:r>
    </w:p>
    <w:p w14:paraId="4FF0B60C" w14:textId="2442E1E6" w:rsidR="00FA1717" w:rsidRPr="00FA1717" w:rsidRDefault="00205E4D" w:rsidP="0044376F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1176">
        <w:rPr>
          <w:rFonts w:ascii="Times New Roman" w:hAnsi="Times New Roman" w:cs="Times New Roman"/>
          <w:color w:val="000000" w:themeColor="text1"/>
          <w:sz w:val="24"/>
          <w:szCs w:val="24"/>
        </w:rPr>
        <w:t>Составленные уровни с игровыми полями</w:t>
      </w:r>
      <w:r w:rsidRPr="001D11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1D1176" w:rsidRPr="001D1176">
        <w:rPr>
          <w:rFonts w:ascii="Times New Roman" w:hAnsi="Times New Roman" w:cs="Times New Roman"/>
          <w:color w:val="000000" w:themeColor="text1"/>
          <w:sz w:val="24"/>
          <w:szCs w:val="24"/>
        </w:rPr>
        <w:t>Они включают в себя</w:t>
      </w:r>
      <w:r w:rsidR="00FA1717" w:rsidRPr="001D11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176" w:rsidRPr="001D1176">
        <w:rPr>
          <w:rFonts w:ascii="Times New Roman" w:hAnsi="Times New Roman" w:cs="Times New Roman"/>
          <w:color w:val="000000" w:themeColor="text1"/>
          <w:sz w:val="24"/>
          <w:szCs w:val="24"/>
        </w:rPr>
        <w:t>различные уровни или этапы в компьютерных играх, где игроку предстоит пройти определенные задания или испытания на специально созданных игровых полях. Эти уровни могут быть разнообразными по своему дизайну</w:t>
      </w:r>
      <w:r w:rsidR="001D1176" w:rsidRPr="001D11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</w:t>
      </w:r>
      <w:r w:rsidR="001D1176" w:rsidRPr="001D11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сложности. Игровые поля могут включать в себя ловушки, головоломки и другие элементы, которые игрок должен преодолеть, чтобы завершить уровень в игре. Создание уровней с игровыми полями требует тщательного планирования и балансировки сложности, чтобы обеспечить интересный и захватывающий геймплей для игрока</w:t>
      </w:r>
      <w:r w:rsidR="001D1176" w:rsidRPr="001D117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D11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94EC08D" w14:textId="4FE99B1E" w:rsidR="00205E4D" w:rsidRPr="00FA1717" w:rsidRDefault="00205E4D" w:rsidP="00FA1717">
      <w:pPr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A1717">
        <w:rPr>
          <w:rFonts w:ascii="Times New Roman" w:hAnsi="Times New Roman" w:cs="Times New Roman"/>
          <w:color w:val="000000" w:themeColor="text1"/>
          <w:sz w:val="24"/>
          <w:szCs w:val="24"/>
        </w:rPr>
        <w:t>Управляющим воздействием будут являться:</w:t>
      </w:r>
    </w:p>
    <w:p w14:paraId="3D3DB452" w14:textId="18E0072A" w:rsidR="00205E4D" w:rsidRPr="00317DD1" w:rsidRDefault="00205E4D" w:rsidP="00205E4D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05E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Правила </w:t>
      </w:r>
      <w:r w:rsidRPr="00205E4D">
        <w:rPr>
          <w:rFonts w:ascii="Times New Roman" w:hAnsi="Times New Roman" w:cs="Times New Roman"/>
          <w:color w:val="000000" w:themeColor="text1"/>
          <w:sz w:val="24"/>
          <w:szCs w:val="24"/>
        </w:rPr>
        <w:t>игры</w:t>
      </w:r>
      <w:r w:rsidRPr="00205E4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317D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33B7221" w14:textId="77777777" w:rsidR="00205E4D" w:rsidRPr="00205E4D" w:rsidRDefault="00205E4D" w:rsidP="00205E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05E4D">
        <w:rPr>
          <w:rFonts w:ascii="Times New Roman" w:hAnsi="Times New Roman" w:cs="Times New Roman"/>
          <w:color w:val="000000" w:themeColor="text1"/>
          <w:sz w:val="24"/>
          <w:szCs w:val="24"/>
        </w:rPr>
        <w:t>Механизмом управления будут являться:</w:t>
      </w:r>
    </w:p>
    <w:p w14:paraId="1A960247" w14:textId="03229D20" w:rsidR="00205E4D" w:rsidRPr="00205E4D" w:rsidRDefault="00205E4D" w:rsidP="00205E4D">
      <w:pPr>
        <w:numPr>
          <w:ilvl w:val="0"/>
          <w:numId w:val="4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05E4D">
        <w:rPr>
          <w:rFonts w:ascii="Times New Roman" w:hAnsi="Times New Roman" w:cs="Times New Roman"/>
          <w:color w:val="000000" w:themeColor="text1"/>
          <w:sz w:val="24"/>
          <w:szCs w:val="24"/>
        </w:rPr>
        <w:t>Внешние устройства;</w:t>
      </w:r>
    </w:p>
    <w:p w14:paraId="61F288C6" w14:textId="36A8223A" w:rsidR="00205E4D" w:rsidRPr="00205E4D" w:rsidRDefault="00205E4D" w:rsidP="00205E4D">
      <w:pPr>
        <w:numPr>
          <w:ilvl w:val="0"/>
          <w:numId w:val="4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05E4D">
        <w:rPr>
          <w:rFonts w:ascii="Times New Roman" w:hAnsi="Times New Roman" w:cs="Times New Roman"/>
          <w:color w:val="000000" w:themeColor="text1"/>
          <w:sz w:val="24"/>
          <w:szCs w:val="24"/>
        </w:rPr>
        <w:t>Программное обеспечение;</w:t>
      </w:r>
    </w:p>
    <w:p w14:paraId="24A758F9" w14:textId="30A432D1" w:rsidR="00205E4D" w:rsidRPr="00205E4D" w:rsidRDefault="00205E4D" w:rsidP="00205E4D">
      <w:pPr>
        <w:numPr>
          <w:ilvl w:val="0"/>
          <w:numId w:val="4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05E4D">
        <w:rPr>
          <w:rFonts w:ascii="Times New Roman" w:hAnsi="Times New Roman" w:cs="Times New Roman"/>
          <w:color w:val="000000" w:themeColor="text1"/>
          <w:sz w:val="24"/>
          <w:szCs w:val="24"/>
        </w:rPr>
        <w:t>Игрок.</w:t>
      </w:r>
    </w:p>
    <w:p w14:paraId="07E230AB" w14:textId="77777777" w:rsidR="00205E4D" w:rsidRPr="00205E4D" w:rsidRDefault="00205E4D" w:rsidP="00205E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05E4D">
        <w:rPr>
          <w:rFonts w:ascii="Times New Roman" w:hAnsi="Times New Roman" w:cs="Times New Roman"/>
          <w:color w:val="000000" w:themeColor="text1"/>
          <w:sz w:val="24"/>
          <w:szCs w:val="24"/>
        </w:rPr>
        <w:t>Внешней исходящей информацией будет являться:</w:t>
      </w:r>
    </w:p>
    <w:p w14:paraId="767D1941" w14:textId="3A1E3275" w:rsidR="00205E4D" w:rsidRPr="00205E4D" w:rsidRDefault="00205E4D" w:rsidP="00205E4D">
      <w:pPr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05E4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Пройденная игра</w:t>
      </w:r>
      <w:r w:rsidRPr="00205E4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5A41E9C" w14:textId="77777777" w:rsidR="00B8241E" w:rsidRPr="00B8241E" w:rsidRDefault="00B8241E" w:rsidP="00B8241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Программа игры «Обведи, не отрывая пера» состоит из трех модулей.</w:t>
      </w:r>
      <w:r w:rsidRPr="00B8241E">
        <w:rPr>
          <w:rFonts w:ascii="Times New Roman" w:hAnsi="Times New Roman" w:cs="Times New Roman"/>
          <w:sz w:val="24"/>
          <w:szCs w:val="24"/>
        </w:rPr>
        <w:br/>
        <w:t>Разрабатываемый модуль представляет из себя пользовательский интерфейс. основная его задача – визуализация данных, следовательно, здесь необходимо описать форматы взаимодействия разрабатываемого модуля с другими компонентами. Архитектура программного продукта определяет организацию компонентов и связей между ними, чтобы обеспечить эффективную разработку, поддержку и масштабируемость приложения. В данном случае, предложенная файловая структура может служить основой для простой архитектуры модульного приложения. Общее представление архитектуры модулей представлено на рисунке 4.</w:t>
      </w:r>
      <w:r w:rsidRPr="00B8241E">
        <w:rPr>
          <w:rFonts w:ascii="Times New Roman" w:hAnsi="Times New Roman" w:cs="Times New Roman"/>
          <w:sz w:val="24"/>
          <w:szCs w:val="24"/>
        </w:rPr>
        <w:br/>
      </w:r>
    </w:p>
    <w:p w14:paraId="74372441" w14:textId="77777777" w:rsidR="00B8241E" w:rsidRPr="00B8241E" w:rsidRDefault="00B8241E" w:rsidP="00B8241E">
      <w:pPr>
        <w:pStyle w:val="a7"/>
        <w:spacing w:after="0" w:line="360" w:lineRule="auto"/>
        <w:ind w:left="360" w:firstLine="709"/>
        <w:contextualSpacing w:val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8241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9E9979" wp14:editId="30727BBE">
            <wp:extent cx="4391025" cy="22955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6CCCD" w14:textId="77777777" w:rsidR="00B8241E" w:rsidRPr="00B8241E" w:rsidRDefault="00B8241E" w:rsidP="00B8241E">
      <w:pPr>
        <w:pStyle w:val="a7"/>
        <w:spacing w:after="0" w:line="360" w:lineRule="auto"/>
        <w:ind w:left="360" w:firstLine="709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Рисунок 4 – Диаграмма классов</w:t>
      </w:r>
    </w:p>
    <w:p w14:paraId="229B7944" w14:textId="4C767C95" w:rsidR="00B8241E" w:rsidRPr="00B8241E" w:rsidRDefault="00B8241E" w:rsidP="00B824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 xml:space="preserve">Из предоставленной схемы видно, что </w:t>
      </w:r>
      <w:r w:rsidR="001D1176">
        <w:rPr>
          <w:rFonts w:ascii="Times New Roman" w:hAnsi="Times New Roman" w:cs="Times New Roman"/>
          <w:sz w:val="24"/>
          <w:szCs w:val="24"/>
        </w:rPr>
        <w:t xml:space="preserve">представлении архитектуры есть </w:t>
      </w:r>
      <w:r w:rsidRPr="00B8241E">
        <w:rPr>
          <w:rFonts w:ascii="Times New Roman" w:hAnsi="Times New Roman" w:cs="Times New Roman"/>
          <w:sz w:val="24"/>
          <w:szCs w:val="24"/>
        </w:rPr>
        <w:t>главный модуль</w:t>
      </w:r>
      <w:r w:rsidR="001D1176">
        <w:rPr>
          <w:rFonts w:ascii="Times New Roman" w:hAnsi="Times New Roman" w:cs="Times New Roman"/>
          <w:sz w:val="24"/>
          <w:szCs w:val="24"/>
        </w:rPr>
        <w:t xml:space="preserve"> (</w:t>
      </w:r>
      <w:r w:rsidR="001D1176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="001D1176" w:rsidRPr="001D1176">
        <w:rPr>
          <w:rFonts w:ascii="Times New Roman" w:hAnsi="Times New Roman" w:cs="Times New Roman"/>
          <w:sz w:val="24"/>
          <w:szCs w:val="24"/>
        </w:rPr>
        <w:t xml:space="preserve"> </w:t>
      </w:r>
      <w:r w:rsidR="001D1176">
        <w:rPr>
          <w:rFonts w:ascii="Times New Roman" w:hAnsi="Times New Roman" w:cs="Times New Roman"/>
          <w:sz w:val="24"/>
          <w:szCs w:val="24"/>
          <w:lang w:val="en-US"/>
        </w:rPr>
        <w:t>module</w:t>
      </w:r>
      <w:r w:rsidR="001D1176">
        <w:rPr>
          <w:rFonts w:ascii="Times New Roman" w:hAnsi="Times New Roman" w:cs="Times New Roman"/>
          <w:sz w:val="24"/>
          <w:szCs w:val="24"/>
        </w:rPr>
        <w:t xml:space="preserve">), который </w:t>
      </w:r>
      <w:r w:rsidRPr="00B8241E">
        <w:rPr>
          <w:rFonts w:ascii="Times New Roman" w:hAnsi="Times New Roman" w:cs="Times New Roman"/>
          <w:sz w:val="24"/>
          <w:szCs w:val="24"/>
        </w:rPr>
        <w:t xml:space="preserve">импортирует модули </w:t>
      </w:r>
      <w:proofErr w:type="spellStart"/>
      <w:r w:rsidRPr="00B8241E">
        <w:rPr>
          <w:rFonts w:ascii="Times New Roman" w:hAnsi="Times New Roman" w:cs="Times New Roman"/>
          <w:sz w:val="24"/>
          <w:szCs w:val="24"/>
        </w:rPr>
        <w:t>QtWidgets</w:t>
      </w:r>
      <w:proofErr w:type="spellEnd"/>
      <w:r w:rsidRPr="00B824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241E">
        <w:rPr>
          <w:rFonts w:ascii="Times New Roman" w:hAnsi="Times New Roman" w:cs="Times New Roman"/>
          <w:sz w:val="24"/>
          <w:szCs w:val="24"/>
        </w:rPr>
        <w:t>sys</w:t>
      </w:r>
      <w:proofErr w:type="spellEnd"/>
      <w:r w:rsidRPr="00B8241E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B8241E">
        <w:rPr>
          <w:rFonts w:ascii="Times New Roman" w:hAnsi="Times New Roman" w:cs="Times New Roman"/>
          <w:sz w:val="24"/>
          <w:szCs w:val="24"/>
        </w:rPr>
        <w:t>window_switcher</w:t>
      </w:r>
      <w:proofErr w:type="spellEnd"/>
      <w:r w:rsidRPr="00B8241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D1176" w:rsidRPr="001D1176">
        <w:rPr>
          <w:rFonts w:ascii="Times New Roman" w:hAnsi="Times New Roman" w:cs="Times New Roman"/>
          <w:sz w:val="24"/>
          <w:szCs w:val="24"/>
        </w:rPr>
        <w:t>QtWidgets</w:t>
      </w:r>
      <w:proofErr w:type="spellEnd"/>
      <w:r w:rsidR="001D1176" w:rsidRPr="001D1176">
        <w:rPr>
          <w:rFonts w:ascii="Times New Roman" w:hAnsi="Times New Roman" w:cs="Times New Roman"/>
          <w:sz w:val="24"/>
          <w:szCs w:val="24"/>
        </w:rPr>
        <w:t xml:space="preserve"> импортирует набор виджетов и классов для создания графического пользовательского интерфейса в приложениях, использующих фреймворк </w:t>
      </w:r>
      <w:proofErr w:type="spellStart"/>
      <w:r w:rsidR="001D1176" w:rsidRPr="001D1176">
        <w:rPr>
          <w:rFonts w:ascii="Times New Roman" w:hAnsi="Times New Roman" w:cs="Times New Roman"/>
          <w:sz w:val="24"/>
          <w:szCs w:val="24"/>
        </w:rPr>
        <w:t>Qt</w:t>
      </w:r>
      <w:proofErr w:type="spellEnd"/>
      <w:r w:rsidR="001D1176" w:rsidRPr="001D1176">
        <w:rPr>
          <w:rFonts w:ascii="Times New Roman" w:hAnsi="Times New Roman" w:cs="Times New Roman"/>
          <w:sz w:val="24"/>
          <w:szCs w:val="24"/>
        </w:rPr>
        <w:t>. Это включает в себя кнопки, поля ввода, метки, таблицы, списки и другие элементы интерфейса, которые могут быть использованы для создания интерактивных приложений.</w:t>
      </w:r>
      <w:r w:rsidR="001D1176" w:rsidRPr="001D1176">
        <w:rPr>
          <w:rFonts w:ascii="Times New Roman" w:hAnsi="Times New Roman" w:cs="Times New Roman"/>
          <w:sz w:val="24"/>
          <w:szCs w:val="24"/>
        </w:rPr>
        <w:t xml:space="preserve"> </w:t>
      </w:r>
      <w:r w:rsidR="001D1176" w:rsidRPr="001D1176">
        <w:rPr>
          <w:rFonts w:ascii="Times New Roman" w:hAnsi="Times New Roman" w:cs="Times New Roman"/>
          <w:sz w:val="24"/>
          <w:szCs w:val="24"/>
        </w:rPr>
        <w:t xml:space="preserve">Модуль </w:t>
      </w:r>
      <w:proofErr w:type="spellStart"/>
      <w:r w:rsidR="001D1176" w:rsidRPr="001D1176">
        <w:rPr>
          <w:rFonts w:ascii="Times New Roman" w:hAnsi="Times New Roman" w:cs="Times New Roman"/>
          <w:sz w:val="24"/>
          <w:szCs w:val="24"/>
        </w:rPr>
        <w:t>sys</w:t>
      </w:r>
      <w:proofErr w:type="spellEnd"/>
      <w:r w:rsidR="001D1176" w:rsidRPr="001D1176">
        <w:rPr>
          <w:rFonts w:ascii="Times New Roman" w:hAnsi="Times New Roman" w:cs="Times New Roman"/>
          <w:sz w:val="24"/>
          <w:szCs w:val="24"/>
        </w:rPr>
        <w:t xml:space="preserve"> импортирует системные параметры и функции, связанные с интерпретатором Python. Например, с помощью модуля </w:t>
      </w:r>
      <w:proofErr w:type="spellStart"/>
      <w:r w:rsidR="001D1176" w:rsidRPr="001D1176">
        <w:rPr>
          <w:rFonts w:ascii="Times New Roman" w:hAnsi="Times New Roman" w:cs="Times New Roman"/>
          <w:sz w:val="24"/>
          <w:szCs w:val="24"/>
        </w:rPr>
        <w:t>sys</w:t>
      </w:r>
      <w:proofErr w:type="spellEnd"/>
      <w:r w:rsidR="001D1176" w:rsidRPr="001D1176">
        <w:rPr>
          <w:rFonts w:ascii="Times New Roman" w:hAnsi="Times New Roman" w:cs="Times New Roman"/>
          <w:sz w:val="24"/>
          <w:szCs w:val="24"/>
        </w:rPr>
        <w:t xml:space="preserve"> можно получить информацию о версии Python, пути поиска модулей, аргументы командной строки и другие системные параметры.</w:t>
      </w:r>
      <w:r w:rsidR="001D1176" w:rsidRPr="001D1176">
        <w:rPr>
          <w:rFonts w:ascii="Times New Roman" w:hAnsi="Times New Roman" w:cs="Times New Roman"/>
          <w:sz w:val="24"/>
          <w:szCs w:val="24"/>
        </w:rPr>
        <w:t xml:space="preserve"> </w:t>
      </w:r>
      <w:r w:rsidR="001D1176" w:rsidRPr="001D1176">
        <w:rPr>
          <w:rFonts w:ascii="Times New Roman" w:hAnsi="Times New Roman" w:cs="Times New Roman"/>
          <w:sz w:val="24"/>
          <w:szCs w:val="24"/>
        </w:rPr>
        <w:t xml:space="preserve">Модуль </w:t>
      </w:r>
      <w:proofErr w:type="spellStart"/>
      <w:r w:rsidR="001D1176" w:rsidRPr="001D1176">
        <w:rPr>
          <w:rFonts w:ascii="Times New Roman" w:hAnsi="Times New Roman" w:cs="Times New Roman"/>
          <w:sz w:val="24"/>
          <w:szCs w:val="24"/>
        </w:rPr>
        <w:t>window_switcher</w:t>
      </w:r>
      <w:proofErr w:type="spellEnd"/>
      <w:r w:rsidR="001D1176" w:rsidRPr="001D1176">
        <w:rPr>
          <w:rFonts w:ascii="Times New Roman" w:hAnsi="Times New Roman" w:cs="Times New Roman"/>
          <w:sz w:val="24"/>
          <w:szCs w:val="24"/>
        </w:rPr>
        <w:t xml:space="preserve"> импортирует функции и классы, связанные с переключением окон или управлением окнами в операционной системе Windows. Например, он может содержать функции для переключения между открытыми окнами, изменения размеров окон или другие операции, связанные с управлением окнами на рабочем столе.</w:t>
      </w:r>
      <w:r w:rsidR="001D1176" w:rsidRPr="001D1176">
        <w:rPr>
          <w:rFonts w:ascii="Times New Roman" w:hAnsi="Times New Roman" w:cs="Times New Roman"/>
          <w:sz w:val="24"/>
          <w:szCs w:val="24"/>
        </w:rPr>
        <w:t xml:space="preserve"> </w:t>
      </w:r>
      <w:r w:rsidRPr="00B8241E">
        <w:rPr>
          <w:rFonts w:ascii="Times New Roman" w:hAnsi="Times New Roman" w:cs="Times New Roman"/>
          <w:sz w:val="24"/>
          <w:szCs w:val="24"/>
        </w:rPr>
        <w:t xml:space="preserve">Модуль </w:t>
      </w:r>
      <w:proofErr w:type="spellStart"/>
      <w:r w:rsidRPr="00B8241E">
        <w:rPr>
          <w:rFonts w:ascii="Times New Roman" w:hAnsi="Times New Roman" w:cs="Times New Roman"/>
          <w:sz w:val="24"/>
          <w:szCs w:val="24"/>
        </w:rPr>
        <w:t>QtWidgets</w:t>
      </w:r>
      <w:proofErr w:type="spellEnd"/>
      <w:r w:rsidRPr="00B8241E">
        <w:rPr>
          <w:rFonts w:ascii="Times New Roman" w:hAnsi="Times New Roman" w:cs="Times New Roman"/>
          <w:sz w:val="24"/>
          <w:szCs w:val="24"/>
        </w:rPr>
        <w:t xml:space="preserve"> содержит класс </w:t>
      </w:r>
      <w:proofErr w:type="spellStart"/>
      <w:r w:rsidRPr="00B8241E">
        <w:rPr>
          <w:rFonts w:ascii="Times New Roman" w:hAnsi="Times New Roman" w:cs="Times New Roman"/>
          <w:sz w:val="24"/>
          <w:szCs w:val="24"/>
        </w:rPr>
        <w:t>QApplication</w:t>
      </w:r>
      <w:proofErr w:type="spellEnd"/>
      <w:r w:rsidRPr="00B8241E">
        <w:rPr>
          <w:rFonts w:ascii="Times New Roman" w:hAnsi="Times New Roman" w:cs="Times New Roman"/>
          <w:sz w:val="24"/>
          <w:szCs w:val="24"/>
        </w:rPr>
        <w:t xml:space="preserve">, который используется в главном модуле для создания приложения. </w:t>
      </w:r>
      <w:r w:rsidRPr="00B8241E">
        <w:rPr>
          <w:rFonts w:ascii="Times New Roman" w:hAnsi="Times New Roman" w:cs="Times New Roman"/>
          <w:sz w:val="24"/>
          <w:szCs w:val="24"/>
        </w:rPr>
        <w:lastRenderedPageBreak/>
        <w:t xml:space="preserve">Модуль </w:t>
      </w:r>
      <w:proofErr w:type="spellStart"/>
      <w:r w:rsidRPr="00B8241E">
        <w:rPr>
          <w:rFonts w:ascii="Times New Roman" w:hAnsi="Times New Roman" w:cs="Times New Roman"/>
          <w:sz w:val="24"/>
          <w:szCs w:val="24"/>
        </w:rPr>
        <w:t>window_switcher</w:t>
      </w:r>
      <w:proofErr w:type="spellEnd"/>
      <w:r w:rsidRPr="00B8241E">
        <w:rPr>
          <w:rFonts w:ascii="Times New Roman" w:hAnsi="Times New Roman" w:cs="Times New Roman"/>
          <w:sz w:val="24"/>
          <w:szCs w:val="24"/>
        </w:rPr>
        <w:t xml:space="preserve"> содержит класс </w:t>
      </w:r>
      <w:proofErr w:type="spellStart"/>
      <w:r w:rsidRPr="00B8241E">
        <w:rPr>
          <w:rFonts w:ascii="Times New Roman" w:hAnsi="Times New Roman" w:cs="Times New Roman"/>
          <w:sz w:val="24"/>
          <w:szCs w:val="24"/>
        </w:rPr>
        <w:t>WindowSwitcher</w:t>
      </w:r>
      <w:proofErr w:type="spellEnd"/>
      <w:r w:rsidRPr="00B8241E">
        <w:rPr>
          <w:rFonts w:ascii="Times New Roman" w:hAnsi="Times New Roman" w:cs="Times New Roman"/>
          <w:sz w:val="24"/>
          <w:szCs w:val="24"/>
        </w:rPr>
        <w:t>, который также используется в главном модуле для создания объекта окна.</w:t>
      </w:r>
    </w:p>
    <w:p w14:paraId="4187E04D" w14:textId="1B72B8A0" w:rsidR="00B8241E" w:rsidRPr="00B8241E" w:rsidRDefault="00B8241E" w:rsidP="00B8241E">
      <w:pPr>
        <w:pStyle w:val="a7"/>
        <w:numPr>
          <w:ilvl w:val="1"/>
          <w:numId w:val="17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8241E">
        <w:rPr>
          <w:rFonts w:ascii="Times New Roman" w:hAnsi="Times New Roman" w:cs="Times New Roman"/>
          <w:b/>
          <w:bCs/>
          <w:sz w:val="24"/>
          <w:szCs w:val="24"/>
        </w:rPr>
        <w:t xml:space="preserve">Описание взаимодействия с </w:t>
      </w:r>
      <w:r w:rsidRPr="00B8241E">
        <w:rPr>
          <w:rFonts w:ascii="Times New Roman" w:hAnsi="Times New Roman" w:cs="Times New Roman"/>
          <w:b/>
          <w:bCs/>
          <w:sz w:val="24"/>
          <w:szCs w:val="24"/>
          <w:lang w:val="en-US"/>
        </w:rPr>
        <w:t>main</w:t>
      </w:r>
      <w:r w:rsidRPr="00B824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8241E">
        <w:rPr>
          <w:rFonts w:ascii="Times New Roman" w:hAnsi="Times New Roman" w:cs="Times New Roman"/>
          <w:b/>
          <w:bCs/>
          <w:sz w:val="24"/>
          <w:szCs w:val="24"/>
          <w:lang w:val="en-US"/>
        </w:rPr>
        <w:t>module</w:t>
      </w:r>
    </w:p>
    <w:p w14:paraId="14B4B61A" w14:textId="77777777" w:rsidR="00B8241E" w:rsidRPr="00B8241E" w:rsidRDefault="00B8241E" w:rsidP="00B8241E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 xml:space="preserve">Файл </w:t>
      </w:r>
      <w:proofErr w:type="spellStart"/>
      <w:r w:rsidRPr="00B8241E">
        <w:rPr>
          <w:rFonts w:ascii="Times New Roman" w:hAnsi="Times New Roman" w:cs="Times New Roman"/>
          <w:sz w:val="24"/>
          <w:szCs w:val="24"/>
        </w:rPr>
        <w:t>main_module</w:t>
      </w:r>
      <w:proofErr w:type="spellEnd"/>
      <w:r w:rsidRPr="00B8241E">
        <w:rPr>
          <w:rFonts w:ascii="Times New Roman" w:hAnsi="Times New Roman" w:cs="Times New Roman"/>
          <w:sz w:val="24"/>
          <w:szCs w:val="24"/>
        </w:rPr>
        <w:t xml:space="preserve"> содержит главный модуль приложения. В нем происходит импорт нескольких модулей, включая </w:t>
      </w:r>
      <w:proofErr w:type="spellStart"/>
      <w:r w:rsidRPr="00B8241E">
        <w:rPr>
          <w:rFonts w:ascii="Times New Roman" w:hAnsi="Times New Roman" w:cs="Times New Roman"/>
          <w:sz w:val="24"/>
          <w:szCs w:val="24"/>
        </w:rPr>
        <w:t>QtWidgets</w:t>
      </w:r>
      <w:proofErr w:type="spellEnd"/>
      <w:r w:rsidRPr="00B824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241E">
        <w:rPr>
          <w:rFonts w:ascii="Times New Roman" w:hAnsi="Times New Roman" w:cs="Times New Roman"/>
          <w:sz w:val="24"/>
          <w:szCs w:val="24"/>
        </w:rPr>
        <w:t>sys</w:t>
      </w:r>
      <w:proofErr w:type="spellEnd"/>
      <w:r w:rsidRPr="00B824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241E">
        <w:rPr>
          <w:rFonts w:ascii="Times New Roman" w:hAnsi="Times New Roman" w:cs="Times New Roman"/>
          <w:sz w:val="24"/>
          <w:szCs w:val="24"/>
        </w:rPr>
        <w:t>window_switcher</w:t>
      </w:r>
      <w:proofErr w:type="spellEnd"/>
      <w:r w:rsidRPr="00B824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241E">
        <w:rPr>
          <w:rFonts w:ascii="Times New Roman" w:hAnsi="Times New Roman" w:cs="Times New Roman"/>
          <w:sz w:val="24"/>
          <w:szCs w:val="24"/>
        </w:rPr>
        <w:t>main_window</w:t>
      </w:r>
      <w:proofErr w:type="spellEnd"/>
      <w:r w:rsidRPr="00B8241E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B8241E">
        <w:rPr>
          <w:rFonts w:ascii="Times New Roman" w:hAnsi="Times New Roman" w:cs="Times New Roman"/>
          <w:sz w:val="24"/>
          <w:szCs w:val="24"/>
        </w:rPr>
        <w:t>settings_window</w:t>
      </w:r>
      <w:proofErr w:type="spellEnd"/>
      <w:r w:rsidRPr="00B8241E">
        <w:rPr>
          <w:rFonts w:ascii="Times New Roman" w:hAnsi="Times New Roman" w:cs="Times New Roman"/>
          <w:sz w:val="24"/>
          <w:szCs w:val="24"/>
        </w:rPr>
        <w:t>.</w:t>
      </w:r>
    </w:p>
    <w:p w14:paraId="73BACBE6" w14:textId="167DE62B" w:rsidR="00B8241E" w:rsidRPr="00B8241E" w:rsidRDefault="00B8241E" w:rsidP="00B8241E">
      <w:pPr>
        <w:pStyle w:val="a7"/>
        <w:numPr>
          <w:ilvl w:val="1"/>
          <w:numId w:val="17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8241E">
        <w:rPr>
          <w:rFonts w:ascii="Times New Roman" w:hAnsi="Times New Roman" w:cs="Times New Roman"/>
          <w:b/>
          <w:bCs/>
          <w:sz w:val="24"/>
          <w:szCs w:val="24"/>
        </w:rPr>
        <w:t xml:space="preserve">Описание взаимодействия с </w:t>
      </w:r>
      <w:proofErr w:type="spellStart"/>
      <w:r w:rsidRPr="00B8241E">
        <w:rPr>
          <w:rFonts w:ascii="Times New Roman" w:hAnsi="Times New Roman" w:cs="Times New Roman"/>
          <w:b/>
          <w:bCs/>
          <w:sz w:val="24"/>
          <w:szCs w:val="24"/>
          <w:lang w:val="en-US"/>
        </w:rPr>
        <w:t>QtWidgets</w:t>
      </w:r>
      <w:proofErr w:type="spellEnd"/>
      <w:r w:rsidRPr="00B8241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02D2931" w14:textId="77777777" w:rsidR="00B8241E" w:rsidRPr="00B8241E" w:rsidRDefault="00B8241E" w:rsidP="00B8241E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 xml:space="preserve">Модуль </w:t>
      </w:r>
      <w:proofErr w:type="spellStart"/>
      <w:r w:rsidRPr="00B8241E">
        <w:rPr>
          <w:rFonts w:ascii="Times New Roman" w:hAnsi="Times New Roman" w:cs="Times New Roman"/>
          <w:sz w:val="24"/>
          <w:szCs w:val="24"/>
        </w:rPr>
        <w:t>QtWidgets</w:t>
      </w:r>
      <w:proofErr w:type="spellEnd"/>
      <w:r w:rsidRPr="00B8241E">
        <w:rPr>
          <w:rFonts w:ascii="Times New Roman" w:hAnsi="Times New Roman" w:cs="Times New Roman"/>
          <w:sz w:val="24"/>
          <w:szCs w:val="24"/>
        </w:rPr>
        <w:t xml:space="preserve"> содержит класс </w:t>
      </w:r>
      <w:proofErr w:type="spellStart"/>
      <w:r w:rsidRPr="00B8241E">
        <w:rPr>
          <w:rFonts w:ascii="Times New Roman" w:hAnsi="Times New Roman" w:cs="Times New Roman"/>
          <w:sz w:val="24"/>
          <w:szCs w:val="24"/>
        </w:rPr>
        <w:t>QApplication</w:t>
      </w:r>
      <w:proofErr w:type="spellEnd"/>
      <w:r w:rsidRPr="00B8241E">
        <w:rPr>
          <w:rFonts w:ascii="Times New Roman" w:hAnsi="Times New Roman" w:cs="Times New Roman"/>
          <w:sz w:val="24"/>
          <w:szCs w:val="24"/>
        </w:rPr>
        <w:t>, который используется в главном модуле для создания приложения. Этот класс предоставляет основные функции и методы для создания и управления графическим интерфейсом.</w:t>
      </w:r>
    </w:p>
    <w:p w14:paraId="3F9239B5" w14:textId="77777777" w:rsidR="00B8241E" w:rsidRPr="00B8241E" w:rsidRDefault="00B8241E" w:rsidP="00B8241E">
      <w:pPr>
        <w:pStyle w:val="a7"/>
        <w:numPr>
          <w:ilvl w:val="1"/>
          <w:numId w:val="17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8241E">
        <w:rPr>
          <w:rFonts w:ascii="Times New Roman" w:hAnsi="Times New Roman" w:cs="Times New Roman"/>
          <w:b/>
          <w:bCs/>
          <w:sz w:val="24"/>
          <w:szCs w:val="24"/>
        </w:rPr>
        <w:t xml:space="preserve">Описание взаимодействия с модулем </w:t>
      </w:r>
      <w:proofErr w:type="spellStart"/>
      <w:r w:rsidRPr="00B8241E">
        <w:rPr>
          <w:rFonts w:ascii="Times New Roman" w:hAnsi="Times New Roman" w:cs="Times New Roman"/>
          <w:b/>
          <w:bCs/>
          <w:sz w:val="24"/>
          <w:szCs w:val="24"/>
        </w:rPr>
        <w:t>window_switcher</w:t>
      </w:r>
      <w:proofErr w:type="spellEnd"/>
    </w:p>
    <w:p w14:paraId="67BCA6B9" w14:textId="77777777" w:rsidR="00B8241E" w:rsidRPr="00B8241E" w:rsidRDefault="00B8241E" w:rsidP="00B824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 xml:space="preserve"> Модуль </w:t>
      </w:r>
      <w:proofErr w:type="spellStart"/>
      <w:r w:rsidRPr="00B8241E">
        <w:rPr>
          <w:rFonts w:ascii="Times New Roman" w:hAnsi="Times New Roman" w:cs="Times New Roman"/>
          <w:sz w:val="24"/>
          <w:szCs w:val="24"/>
        </w:rPr>
        <w:t>window_switcher</w:t>
      </w:r>
      <w:proofErr w:type="spellEnd"/>
      <w:r w:rsidRPr="00B8241E">
        <w:rPr>
          <w:rFonts w:ascii="Times New Roman" w:hAnsi="Times New Roman" w:cs="Times New Roman"/>
          <w:sz w:val="24"/>
          <w:szCs w:val="24"/>
        </w:rPr>
        <w:t xml:space="preserve"> содержит класс </w:t>
      </w:r>
      <w:proofErr w:type="spellStart"/>
      <w:r w:rsidRPr="00B8241E">
        <w:rPr>
          <w:rFonts w:ascii="Times New Roman" w:hAnsi="Times New Roman" w:cs="Times New Roman"/>
          <w:sz w:val="24"/>
          <w:szCs w:val="24"/>
        </w:rPr>
        <w:t>WindowSwitcher</w:t>
      </w:r>
      <w:proofErr w:type="spellEnd"/>
      <w:r w:rsidRPr="00B8241E">
        <w:rPr>
          <w:rFonts w:ascii="Times New Roman" w:hAnsi="Times New Roman" w:cs="Times New Roman"/>
          <w:sz w:val="24"/>
          <w:szCs w:val="24"/>
        </w:rPr>
        <w:t>, который также используется в главном модуле для создания объекта окна. Этот класс отвечает за переключение между различными окнами приложения.</w:t>
      </w:r>
    </w:p>
    <w:p w14:paraId="16666BB3" w14:textId="7C369CED" w:rsidR="00B8241E" w:rsidRPr="00B8241E" w:rsidRDefault="00B8241E" w:rsidP="00B8241E">
      <w:pPr>
        <w:pStyle w:val="a7"/>
        <w:numPr>
          <w:ilvl w:val="1"/>
          <w:numId w:val="17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8241E">
        <w:rPr>
          <w:rFonts w:ascii="Times New Roman" w:hAnsi="Times New Roman" w:cs="Times New Roman"/>
          <w:b/>
          <w:bCs/>
          <w:sz w:val="24"/>
          <w:szCs w:val="24"/>
        </w:rPr>
        <w:t>Файловая структура разрабатываемого модуля</w:t>
      </w:r>
    </w:p>
    <w:p w14:paraId="723E7F47" w14:textId="77777777" w:rsidR="00B8241E" w:rsidRPr="00B8241E" w:rsidRDefault="00B8241E" w:rsidP="00B8241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- main_module.py (главный модуль приложения)</w:t>
      </w:r>
    </w:p>
    <w:p w14:paraId="62A5AB0C" w14:textId="77777777" w:rsidR="00B8241E" w:rsidRPr="00B8241E" w:rsidRDefault="00B8241E" w:rsidP="00B8241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- window_switcher.py (модуль для переключения между окнами)</w:t>
      </w:r>
    </w:p>
    <w:p w14:paraId="089FC6B3" w14:textId="77777777" w:rsidR="00B8241E" w:rsidRPr="00B8241E" w:rsidRDefault="00B8241E" w:rsidP="00B8241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- main_window.py (модуль для основного окна приложения)</w:t>
      </w:r>
    </w:p>
    <w:p w14:paraId="7496849C" w14:textId="77777777" w:rsidR="00B8241E" w:rsidRPr="00B8241E" w:rsidRDefault="00B8241E" w:rsidP="00B8241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- settings_window.py (модуль для окна настроек)</w:t>
      </w:r>
    </w:p>
    <w:p w14:paraId="25E6E0DE" w14:textId="77777777" w:rsidR="00B8241E" w:rsidRPr="00B8241E" w:rsidRDefault="00B8241E" w:rsidP="00B8241E">
      <w:pPr>
        <w:pStyle w:val="a7"/>
        <w:spacing w:line="360" w:lineRule="auto"/>
        <w:ind w:left="375" w:firstLine="709"/>
        <w:contextualSpacing w:val="0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В данной структуре каждый модуль находится в отдельном файле, что облегчает организацию и поддержку кода. Каждый модуль содержит свои классы и функции, необходимые для работы соответствующего окна или функционала приложения.</w:t>
      </w:r>
      <w:r w:rsidRPr="00B8241E">
        <w:rPr>
          <w:rFonts w:ascii="Times New Roman" w:hAnsi="Times New Roman" w:cs="Times New Roman"/>
          <w:sz w:val="24"/>
          <w:szCs w:val="24"/>
        </w:rPr>
        <w:br/>
        <w:t>Такая структура позволяет разделить функциональность приложения на логические блоки, что упрощает разработку, тестирование и поддержку кода. Каждый модуль может быть разработан и изменен независимо от других модулей, что обеспечивает гибкость и масштабируемость приложения.</w:t>
      </w:r>
    </w:p>
    <w:p w14:paraId="025B31BB" w14:textId="134D3D62" w:rsidR="00B8241E" w:rsidRPr="00B8241E" w:rsidRDefault="00B8241E" w:rsidP="00B8241E">
      <w:pPr>
        <w:pStyle w:val="a7"/>
        <w:numPr>
          <w:ilvl w:val="0"/>
          <w:numId w:val="17"/>
        </w:numPr>
        <w:spacing w:line="360" w:lineRule="auto"/>
        <w:ind w:firstLine="0"/>
        <w:contextualSpacing w:val="0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b/>
          <w:bCs/>
          <w:sz w:val="24"/>
          <w:szCs w:val="24"/>
        </w:rPr>
        <w:t>Прототипы экранных форм</w:t>
      </w:r>
    </w:p>
    <w:p w14:paraId="7F8F8595" w14:textId="77777777" w:rsidR="00B8241E" w:rsidRPr="00B8241E" w:rsidRDefault="00B8241E" w:rsidP="00B824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В соответствие с техническим заданием, разработаны следующие прототипы экранных форм (представлены на рисунках с 5 по 8)</w:t>
      </w:r>
    </w:p>
    <w:p w14:paraId="40049D3E" w14:textId="77777777" w:rsidR="00B8241E" w:rsidRPr="00B8241E" w:rsidRDefault="00B8241E" w:rsidP="00B824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 xml:space="preserve">На игровом поле находится обозначение на каком уровне сейчас находится игрок, само поле с фигурой и точками для обведения, также есть кнопка перехода на следующий </w:t>
      </w:r>
      <w:r w:rsidRPr="00B8241E">
        <w:rPr>
          <w:rFonts w:ascii="Times New Roman" w:hAnsi="Times New Roman" w:cs="Times New Roman"/>
          <w:sz w:val="24"/>
          <w:szCs w:val="24"/>
        </w:rPr>
        <w:lastRenderedPageBreak/>
        <w:t xml:space="preserve">уровень и две кнопки для того, чтобы вернуться назад к списку уровней и выход в главное меню. Примерный вид игрового поля показан на рис. 5. </w:t>
      </w:r>
    </w:p>
    <w:p w14:paraId="0C112486" w14:textId="77777777" w:rsidR="00B8241E" w:rsidRPr="00B8241E" w:rsidRDefault="00B8241E" w:rsidP="00B8241E">
      <w:pPr>
        <w:pStyle w:val="af2"/>
        <w:spacing w:before="0" w:beforeAutospacing="0" w:after="0" w:afterAutospacing="0" w:line="360" w:lineRule="auto"/>
        <w:ind w:left="709" w:firstLine="709"/>
        <w:jc w:val="center"/>
        <w:rPr>
          <w:noProof/>
        </w:rPr>
      </w:pPr>
    </w:p>
    <w:p w14:paraId="08B2E9B9" w14:textId="77777777" w:rsidR="00B8241E" w:rsidRPr="00B8241E" w:rsidRDefault="00B8241E" w:rsidP="00B8241E">
      <w:pPr>
        <w:pStyle w:val="af2"/>
        <w:spacing w:before="0" w:beforeAutospacing="0" w:after="0" w:afterAutospacing="0" w:line="360" w:lineRule="auto"/>
        <w:ind w:left="709" w:firstLine="709"/>
        <w:jc w:val="center"/>
        <w:rPr>
          <w:color w:val="000000" w:themeColor="text1"/>
        </w:rPr>
      </w:pPr>
      <w:r w:rsidRPr="00B8241E">
        <w:rPr>
          <w:noProof/>
        </w:rPr>
        <w:drawing>
          <wp:inline distT="0" distB="0" distL="0" distR="0" wp14:anchorId="3301F81F" wp14:editId="6D989DC4">
            <wp:extent cx="5934075" cy="33623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027" r="2401" b="7752"/>
                    <a:stretch/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D04CB" w14:textId="77777777" w:rsidR="00B8241E" w:rsidRPr="00B8241E" w:rsidRDefault="00B8241E" w:rsidP="00B8241E">
      <w:pPr>
        <w:spacing w:line="360" w:lineRule="auto"/>
        <w:ind w:left="709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Рисунок 5 – Примерный вид игрового поля</w:t>
      </w:r>
    </w:p>
    <w:p w14:paraId="386DCE7E" w14:textId="77777777" w:rsidR="00B8241E" w:rsidRPr="00B8241E" w:rsidRDefault="00B8241E" w:rsidP="00B824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В игре будет один уровень сложности, в котором будет содержаться 5 уровней. На поле главного меню (рис.6) будут находиться кнопки начала игры, кнопка с краткими правилами и кнопка выхода из игры. Также здесь будет находиться логотип с названием игры.</w:t>
      </w:r>
    </w:p>
    <w:p w14:paraId="67977D14" w14:textId="77777777" w:rsidR="00B8241E" w:rsidRPr="00B8241E" w:rsidRDefault="00B8241E" w:rsidP="00B8241E">
      <w:pPr>
        <w:pStyle w:val="af2"/>
        <w:spacing w:before="0" w:beforeAutospacing="0" w:after="0" w:afterAutospacing="0" w:line="360" w:lineRule="auto"/>
        <w:ind w:left="709" w:firstLine="709"/>
        <w:jc w:val="center"/>
        <w:rPr>
          <w:noProof/>
        </w:rPr>
      </w:pPr>
    </w:p>
    <w:p w14:paraId="39A66925" w14:textId="77777777" w:rsidR="00B8241E" w:rsidRPr="00B8241E" w:rsidRDefault="00B8241E" w:rsidP="00B8241E">
      <w:pPr>
        <w:pStyle w:val="af2"/>
        <w:spacing w:before="0" w:beforeAutospacing="0" w:after="0" w:afterAutospacing="0" w:line="360" w:lineRule="auto"/>
        <w:ind w:left="709" w:firstLine="709"/>
        <w:jc w:val="center"/>
        <w:rPr>
          <w:color w:val="000000" w:themeColor="text1"/>
        </w:rPr>
      </w:pPr>
      <w:r w:rsidRPr="00B8241E">
        <w:rPr>
          <w:noProof/>
        </w:rPr>
        <w:drawing>
          <wp:inline distT="0" distB="0" distL="0" distR="0" wp14:anchorId="12E9669C" wp14:editId="1F1232A2">
            <wp:extent cx="4762500" cy="3124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528" t="2613" r="22979" b="11672"/>
                    <a:stretch/>
                  </pic:blipFill>
                  <pic:spPr bwMode="auto"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C741A" w14:textId="77777777" w:rsidR="00B8241E" w:rsidRPr="00B8241E" w:rsidRDefault="00B8241E" w:rsidP="00B8241E">
      <w:pPr>
        <w:pStyle w:val="af0"/>
        <w:spacing w:line="360" w:lineRule="auto"/>
        <w:ind w:left="709" w:firstLine="709"/>
        <w:contextualSpacing w:val="0"/>
        <w:rPr>
          <w:rFonts w:cs="Times New Roman"/>
          <w:szCs w:val="24"/>
        </w:rPr>
      </w:pPr>
      <w:r w:rsidRPr="00B8241E">
        <w:rPr>
          <w:rFonts w:cs="Times New Roman"/>
          <w:szCs w:val="24"/>
        </w:rPr>
        <w:lastRenderedPageBreak/>
        <w:t>Рисунок 6 – Примерный вид главного меню</w:t>
      </w:r>
    </w:p>
    <w:p w14:paraId="1E9EE41C" w14:textId="77777777" w:rsidR="00B8241E" w:rsidRPr="00B8241E" w:rsidRDefault="00B8241E" w:rsidP="00B8241E">
      <w:pPr>
        <w:pStyle w:val="af2"/>
        <w:spacing w:before="0" w:beforeAutospacing="0" w:after="0" w:afterAutospacing="0" w:line="360" w:lineRule="auto"/>
        <w:ind w:left="709" w:firstLine="709"/>
        <w:jc w:val="center"/>
        <w:rPr>
          <w:color w:val="000000" w:themeColor="text1"/>
        </w:rPr>
      </w:pPr>
      <w:r w:rsidRPr="00B8241E">
        <w:rPr>
          <w:noProof/>
        </w:rPr>
        <w:drawing>
          <wp:inline distT="0" distB="0" distL="0" distR="0" wp14:anchorId="182D4107" wp14:editId="1B246AA9">
            <wp:extent cx="4232342" cy="28809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431" t="7696" r="13255" b="4789"/>
                    <a:stretch/>
                  </pic:blipFill>
                  <pic:spPr bwMode="auto">
                    <a:xfrm>
                      <a:off x="0" y="0"/>
                      <a:ext cx="4236462" cy="288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1D7C5" w14:textId="77777777" w:rsidR="00B8241E" w:rsidRPr="00B8241E" w:rsidRDefault="00B8241E" w:rsidP="00B8241E">
      <w:pPr>
        <w:pStyle w:val="af0"/>
        <w:spacing w:line="360" w:lineRule="auto"/>
        <w:ind w:left="709" w:firstLine="709"/>
        <w:contextualSpacing w:val="0"/>
        <w:rPr>
          <w:rFonts w:cs="Times New Roman"/>
          <w:szCs w:val="24"/>
        </w:rPr>
      </w:pPr>
      <w:r w:rsidRPr="00B8241E">
        <w:rPr>
          <w:rFonts w:cs="Times New Roman"/>
          <w:szCs w:val="24"/>
        </w:rPr>
        <w:t>Рисунок 7 – Правила игры</w:t>
      </w:r>
    </w:p>
    <w:p w14:paraId="6BDF72FC" w14:textId="77777777" w:rsidR="00B8241E" w:rsidRPr="00B8241E" w:rsidRDefault="00B8241E" w:rsidP="00B824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Также еще на рис.7 прочитав правила, есть кнопка, которая позволит пользователю вернуться в главное меню для того, чтобы начать игру.</w:t>
      </w:r>
    </w:p>
    <w:p w14:paraId="764B2641" w14:textId="77777777" w:rsidR="00B8241E" w:rsidRPr="00B8241E" w:rsidRDefault="00B8241E" w:rsidP="00B824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Примерный вид окна выбора уровня показан на рис.8</w:t>
      </w:r>
    </w:p>
    <w:p w14:paraId="3C077D6E" w14:textId="77777777" w:rsidR="00B8241E" w:rsidRPr="00B8241E" w:rsidRDefault="00B8241E" w:rsidP="00B8241E">
      <w:pPr>
        <w:spacing w:line="360" w:lineRule="auto"/>
        <w:ind w:left="709" w:firstLine="709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663BB82" w14:textId="77777777" w:rsidR="00B8241E" w:rsidRPr="00B8241E" w:rsidRDefault="00B8241E" w:rsidP="00B8241E">
      <w:pPr>
        <w:spacing w:line="360" w:lineRule="auto"/>
        <w:ind w:left="709"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241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1C82F3" wp14:editId="63D88EE6">
            <wp:extent cx="5162550" cy="2571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672" t="18816" r="11661" b="10626"/>
                    <a:stretch/>
                  </pic:blipFill>
                  <pic:spPr bwMode="auto">
                    <a:xfrm>
                      <a:off x="0" y="0"/>
                      <a:ext cx="516255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D15D6" w14:textId="77777777" w:rsidR="00B8241E" w:rsidRPr="00B8241E" w:rsidRDefault="00B8241E" w:rsidP="00B8241E">
      <w:pPr>
        <w:pStyle w:val="af0"/>
        <w:spacing w:line="360" w:lineRule="auto"/>
        <w:ind w:left="709" w:firstLine="709"/>
        <w:contextualSpacing w:val="0"/>
        <w:rPr>
          <w:rFonts w:cs="Times New Roman"/>
          <w:szCs w:val="24"/>
        </w:rPr>
      </w:pPr>
      <w:r w:rsidRPr="00B8241E">
        <w:rPr>
          <w:rFonts w:cs="Times New Roman"/>
          <w:szCs w:val="24"/>
        </w:rPr>
        <w:t>Рисунок 8 – Уровни игры</w:t>
      </w:r>
    </w:p>
    <w:p w14:paraId="65DB81A4" w14:textId="77777777" w:rsidR="00B8241E" w:rsidRPr="00B8241E" w:rsidRDefault="00B8241E" w:rsidP="00B824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В окне выбора уровня игрок может перейти назад в главное меня для того, чтобы выйти из игры. Еще он может выбрать уровень, который он хочет пройти, нажав на нужную кнопку.</w:t>
      </w:r>
    </w:p>
    <w:p w14:paraId="310954AF" w14:textId="77777777" w:rsidR="00B8241E" w:rsidRPr="00B8241E" w:rsidRDefault="00B8241E" w:rsidP="00B8241E">
      <w:pPr>
        <w:pStyle w:val="paragraph"/>
        <w:numPr>
          <w:ilvl w:val="0"/>
          <w:numId w:val="17"/>
        </w:numPr>
        <w:spacing w:before="0" w:beforeAutospacing="0" w:after="0" w:afterAutospacing="0" w:line="360" w:lineRule="auto"/>
        <w:ind w:firstLine="0"/>
        <w:jc w:val="both"/>
        <w:textAlignment w:val="baseline"/>
        <w:rPr>
          <w:b/>
          <w:bCs/>
        </w:rPr>
      </w:pPr>
      <w:r w:rsidRPr="00B8241E">
        <w:rPr>
          <w:b/>
          <w:bCs/>
        </w:rPr>
        <w:t>Конфигурация технических средств</w:t>
      </w:r>
    </w:p>
    <w:p w14:paraId="4E028AD3" w14:textId="77777777" w:rsidR="00B8241E" w:rsidRPr="00B8241E" w:rsidRDefault="00B8241E" w:rsidP="00B8241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lastRenderedPageBreak/>
        <w:t>Требованиями к конфигурации технических средств является ПК любого форм-фактора, соответствующий следующим минимальными требованиям:</w:t>
      </w:r>
    </w:p>
    <w:p w14:paraId="5294A4E8" w14:textId="77777777" w:rsidR="00B8241E" w:rsidRPr="00B8241E" w:rsidRDefault="00B8241E" w:rsidP="00B8241E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клавиатура;</w:t>
      </w:r>
    </w:p>
    <w:p w14:paraId="2B873378" w14:textId="77777777" w:rsidR="00B8241E" w:rsidRPr="00B8241E" w:rsidRDefault="00B8241E" w:rsidP="00B8241E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устройство воспроизведения звука;</w:t>
      </w:r>
    </w:p>
    <w:p w14:paraId="7CCE5E9A" w14:textId="77777777" w:rsidR="00B8241E" w:rsidRPr="00B8241E" w:rsidRDefault="00B8241E" w:rsidP="00B8241E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компьютерная мышь или тачпад;</w:t>
      </w:r>
    </w:p>
    <w:p w14:paraId="14103C40" w14:textId="77777777" w:rsidR="00B8241E" w:rsidRPr="00B8241E" w:rsidRDefault="00B8241E" w:rsidP="00B8241E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монитор с разрешением не менее 1280 на 1080 пикселей;</w:t>
      </w:r>
    </w:p>
    <w:p w14:paraId="4DE411EE" w14:textId="77777777" w:rsidR="00B8241E" w:rsidRPr="00B8241E" w:rsidRDefault="00B8241E" w:rsidP="00B8241E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место на накопителе в размере 200 Мб;</w:t>
      </w:r>
    </w:p>
    <w:p w14:paraId="4190B785" w14:textId="77777777" w:rsidR="00B8241E" w:rsidRPr="00B8241E" w:rsidRDefault="00B8241E" w:rsidP="00B8241E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процессор двухъядерный с тактовой частотой не менее 2,4 ГГц;</w:t>
      </w:r>
    </w:p>
    <w:p w14:paraId="67DD3DE9" w14:textId="77777777" w:rsidR="00B8241E" w:rsidRPr="00B8241E" w:rsidRDefault="00B8241E" w:rsidP="00B8241E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ОЗУ объемом 4 Гб;</w:t>
      </w:r>
    </w:p>
    <w:p w14:paraId="2D9CF042" w14:textId="77777777" w:rsidR="00B8241E" w:rsidRPr="00B8241E" w:rsidRDefault="00B8241E" w:rsidP="00B8241E">
      <w:pPr>
        <w:pStyle w:val="a7"/>
        <w:keepLines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8241E">
        <w:rPr>
          <w:rFonts w:ascii="Times New Roman" w:hAnsi="Times New Roman" w:cs="Times New Roman"/>
          <w:sz w:val="24"/>
          <w:szCs w:val="24"/>
        </w:rPr>
        <w:t>видеоадаптер DirectX 11 или более поздняя версия.</w:t>
      </w:r>
    </w:p>
    <w:p w14:paraId="4BEBB01D" w14:textId="77777777" w:rsidR="00B8241E" w:rsidRPr="00B8241E" w:rsidRDefault="00B8241E" w:rsidP="00B8241E"/>
    <w:p w14:paraId="1C752F87" w14:textId="77777777" w:rsidR="008150FC" w:rsidRDefault="008150FC" w:rsidP="008150FC"/>
    <w:p w14:paraId="7A634F4F" w14:textId="77777777" w:rsidR="008150FC" w:rsidRPr="008150FC" w:rsidRDefault="008150FC" w:rsidP="008150FC"/>
    <w:p w14:paraId="3C3372CA" w14:textId="77777777" w:rsidR="00B8241E" w:rsidRDefault="00B8241E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71FC669" w14:textId="1F4BDB94" w:rsidR="008916F7" w:rsidRPr="00DC42FB" w:rsidRDefault="00B8241E" w:rsidP="00DC42FB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1" w:name="_Toc150197188"/>
      <w:r w:rsidRPr="00DC42F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РУКОВОДСТВО ПОЛЬЗОВАТЕЛЯ</w:t>
      </w:r>
      <w:bookmarkEnd w:id="51"/>
    </w:p>
    <w:p w14:paraId="10200CFA" w14:textId="49A7DF78" w:rsidR="00B8241E" w:rsidRPr="00B56239" w:rsidRDefault="00B8241E" w:rsidP="00DC42FB">
      <w:pPr>
        <w:pStyle w:val="af3"/>
        <w:rPr>
          <w:rStyle w:val="eop"/>
          <w:rFonts w:cs="Times New Roman"/>
          <w:b/>
          <w:bCs/>
          <w:sz w:val="24"/>
        </w:rPr>
      </w:pPr>
      <w:bookmarkStart w:id="52" w:name="_Toc106217383"/>
      <w:r w:rsidRPr="00B56239">
        <w:rPr>
          <w:rStyle w:val="normaltextrun"/>
          <w:rFonts w:cs="Times New Roman"/>
          <w:b/>
          <w:bCs/>
          <w:sz w:val="24"/>
        </w:rPr>
        <w:t xml:space="preserve">1 </w:t>
      </w:r>
      <w:bookmarkEnd w:id="52"/>
      <w:r w:rsidR="00B56239">
        <w:rPr>
          <w:rStyle w:val="normaltextrun"/>
          <w:rFonts w:cs="Times New Roman"/>
          <w:b/>
          <w:bCs/>
          <w:sz w:val="24"/>
        </w:rPr>
        <w:t>Введение</w:t>
      </w:r>
    </w:p>
    <w:p w14:paraId="389E9A9A" w14:textId="77777777" w:rsidR="00B8241E" w:rsidRPr="00B56239" w:rsidRDefault="00B8241E" w:rsidP="00B56239">
      <w:pPr>
        <w:pStyle w:val="af5"/>
        <w:rPr>
          <w:sz w:val="24"/>
        </w:rPr>
      </w:pPr>
      <w:r w:rsidRPr="00B56239">
        <w:rPr>
          <w:sz w:val="24"/>
        </w:rPr>
        <w:t>Настоящий документ является Руководством Пользователя (Далее РП) для игры «Обведи, не отрывая пера».</w:t>
      </w:r>
    </w:p>
    <w:p w14:paraId="379DE03C" w14:textId="2EC1A79A" w:rsidR="00B8241E" w:rsidRPr="00B56239" w:rsidRDefault="00B8241E" w:rsidP="00B56239">
      <w:pPr>
        <w:pStyle w:val="af3"/>
        <w:rPr>
          <w:rStyle w:val="normaltextrun"/>
          <w:rFonts w:cs="Times New Roman"/>
          <w:b/>
          <w:bCs/>
          <w:sz w:val="24"/>
        </w:rPr>
      </w:pPr>
      <w:bookmarkStart w:id="53" w:name="_Toc106217384"/>
      <w:r w:rsidRPr="00B56239">
        <w:rPr>
          <w:rStyle w:val="normaltextrun"/>
          <w:rFonts w:cs="Times New Roman"/>
          <w:b/>
          <w:bCs/>
          <w:sz w:val="24"/>
        </w:rPr>
        <w:t>1.1 О</w:t>
      </w:r>
      <w:bookmarkEnd w:id="53"/>
      <w:r w:rsidR="00B56239">
        <w:rPr>
          <w:rStyle w:val="normaltextrun"/>
          <w:rFonts w:cs="Times New Roman"/>
          <w:b/>
          <w:bCs/>
          <w:sz w:val="24"/>
        </w:rPr>
        <w:t>бласть применения</w:t>
      </w:r>
    </w:p>
    <w:p w14:paraId="3EB032EA" w14:textId="77777777" w:rsidR="00B8241E" w:rsidRPr="00B56239" w:rsidRDefault="00B8241E" w:rsidP="00B56239">
      <w:pPr>
        <w:pStyle w:val="af5"/>
        <w:rPr>
          <w:sz w:val="24"/>
        </w:rPr>
      </w:pPr>
      <w:r w:rsidRPr="00B56239">
        <w:rPr>
          <w:color w:val="000000"/>
          <w:sz w:val="24"/>
          <w:shd w:val="clear" w:color="auto" w:fill="FFFFFF"/>
        </w:rPr>
        <w:t xml:space="preserve">Игра </w:t>
      </w:r>
      <w:r w:rsidRPr="00B56239">
        <w:rPr>
          <w:sz w:val="24"/>
        </w:rPr>
        <w:t>может</w:t>
      </w:r>
      <w:r w:rsidRPr="00B56239">
        <w:rPr>
          <w:color w:val="000000"/>
          <w:sz w:val="24"/>
          <w:shd w:val="clear" w:color="auto" w:fill="FFFFFF"/>
        </w:rPr>
        <w:t xml:space="preserve"> быть использована любым пользователем младшего школьного и дошкольного возраста и старше с целью отдыха и развлечения.</w:t>
      </w:r>
    </w:p>
    <w:p w14:paraId="089E220A" w14:textId="59D4EF3A" w:rsidR="00B8241E" w:rsidRPr="00B56239" w:rsidRDefault="00B8241E" w:rsidP="00B56239">
      <w:pPr>
        <w:pStyle w:val="af3"/>
        <w:rPr>
          <w:rStyle w:val="normaltextrun"/>
        </w:rPr>
      </w:pPr>
      <w:bookmarkStart w:id="54" w:name="_Toc106217385"/>
      <w:r w:rsidRPr="00B56239">
        <w:rPr>
          <w:rStyle w:val="normaltextrun"/>
          <w:rFonts w:cs="Times New Roman"/>
          <w:b/>
          <w:bCs/>
          <w:sz w:val="24"/>
        </w:rPr>
        <w:t>1.2 К</w:t>
      </w:r>
      <w:bookmarkEnd w:id="54"/>
      <w:r w:rsidR="00B56239">
        <w:rPr>
          <w:rStyle w:val="normaltextrun"/>
          <w:rFonts w:cs="Times New Roman"/>
          <w:b/>
          <w:bCs/>
          <w:sz w:val="24"/>
        </w:rPr>
        <w:t>раткое описание возможностей</w:t>
      </w:r>
    </w:p>
    <w:p w14:paraId="358C83BE" w14:textId="77777777" w:rsidR="00B8241E" w:rsidRPr="00B56239" w:rsidRDefault="00B8241E" w:rsidP="00B56239">
      <w:pPr>
        <w:pStyle w:val="af5"/>
        <w:rPr>
          <w:sz w:val="24"/>
        </w:rPr>
      </w:pPr>
      <w:r w:rsidRPr="00B56239">
        <w:rPr>
          <w:sz w:val="24"/>
        </w:rPr>
        <w:t>Данное приложение позволяет играть в игру «Обведи, не отрывая пера», проходя заранее подготовленные уровни.</w:t>
      </w:r>
    </w:p>
    <w:p w14:paraId="6AA6ED02" w14:textId="36C78FC7" w:rsidR="00B8241E" w:rsidRPr="00B56239" w:rsidRDefault="00B8241E" w:rsidP="00B56239">
      <w:pPr>
        <w:pStyle w:val="af3"/>
        <w:rPr>
          <w:rStyle w:val="eop"/>
          <w:rFonts w:cs="Times New Roman"/>
          <w:b/>
          <w:bCs/>
          <w:sz w:val="24"/>
        </w:rPr>
      </w:pPr>
      <w:bookmarkStart w:id="55" w:name="_Toc106217386"/>
      <w:r w:rsidRPr="00B56239">
        <w:rPr>
          <w:rStyle w:val="normaltextrun"/>
          <w:rFonts w:cs="Times New Roman"/>
          <w:b/>
          <w:bCs/>
          <w:sz w:val="24"/>
        </w:rPr>
        <w:t>1.3 У</w:t>
      </w:r>
      <w:bookmarkEnd w:id="55"/>
      <w:r w:rsidR="00B56239">
        <w:rPr>
          <w:rStyle w:val="normaltextrun"/>
          <w:rFonts w:cs="Times New Roman"/>
          <w:b/>
          <w:bCs/>
          <w:sz w:val="24"/>
        </w:rPr>
        <w:t>ровень подготовки пользователя</w:t>
      </w:r>
    </w:p>
    <w:p w14:paraId="20DF4F87" w14:textId="77777777" w:rsidR="00B8241E" w:rsidRPr="00B56239" w:rsidRDefault="00B8241E" w:rsidP="00B56239">
      <w:pPr>
        <w:pStyle w:val="af5"/>
        <w:jc w:val="left"/>
        <w:rPr>
          <w:sz w:val="24"/>
        </w:rPr>
      </w:pPr>
      <w:r w:rsidRPr="00B56239">
        <w:rPr>
          <w:sz w:val="24"/>
        </w:rPr>
        <w:t>Все пользователи приложения должны иметь базовые навыки работы на персональном компьютере с графическим пользовательским интерфейсом системы (мышь).</w:t>
      </w:r>
    </w:p>
    <w:p w14:paraId="31FAB3CD" w14:textId="68C72260" w:rsidR="00B8241E" w:rsidRPr="00B56239" w:rsidRDefault="00B8241E" w:rsidP="00B56239">
      <w:pPr>
        <w:pStyle w:val="af3"/>
        <w:rPr>
          <w:rStyle w:val="eop"/>
          <w:rFonts w:cs="Times New Roman"/>
          <w:b/>
          <w:bCs/>
          <w:sz w:val="24"/>
        </w:rPr>
      </w:pPr>
      <w:bookmarkStart w:id="56" w:name="_Toc106217387"/>
      <w:r w:rsidRPr="00B56239">
        <w:rPr>
          <w:rStyle w:val="normaltextrun"/>
          <w:rFonts w:cs="Times New Roman"/>
          <w:b/>
          <w:bCs/>
          <w:sz w:val="24"/>
        </w:rPr>
        <w:t>1.4 П</w:t>
      </w:r>
      <w:r w:rsidR="00B56239">
        <w:rPr>
          <w:rStyle w:val="normaltextrun"/>
          <w:rFonts w:cs="Times New Roman"/>
          <w:b/>
          <w:bCs/>
          <w:sz w:val="24"/>
        </w:rPr>
        <w:t>еречень</w:t>
      </w:r>
      <w:r w:rsidRPr="00B56239">
        <w:rPr>
          <w:rStyle w:val="normaltextrun"/>
          <w:rFonts w:cs="Times New Roman"/>
          <w:b/>
          <w:bCs/>
          <w:sz w:val="24"/>
        </w:rPr>
        <w:t xml:space="preserve"> </w:t>
      </w:r>
      <w:r w:rsidR="00B56239">
        <w:rPr>
          <w:rStyle w:val="normaltextrun"/>
          <w:rFonts w:cs="Times New Roman"/>
          <w:b/>
          <w:bCs/>
          <w:sz w:val="24"/>
        </w:rPr>
        <w:t>эксплуатационной документации</w:t>
      </w:r>
      <w:r w:rsidRPr="00B56239">
        <w:rPr>
          <w:rStyle w:val="normaltextrun"/>
          <w:rFonts w:cs="Times New Roman"/>
          <w:b/>
          <w:bCs/>
          <w:sz w:val="24"/>
        </w:rPr>
        <w:t xml:space="preserve">, </w:t>
      </w:r>
      <w:r w:rsidR="00B56239">
        <w:rPr>
          <w:rStyle w:val="normaltextrun"/>
          <w:rFonts w:cs="Times New Roman"/>
          <w:b/>
          <w:bCs/>
          <w:sz w:val="24"/>
        </w:rPr>
        <w:t>с</w:t>
      </w:r>
      <w:r w:rsidRPr="00B56239">
        <w:rPr>
          <w:rStyle w:val="normaltextrun"/>
          <w:rFonts w:cs="Times New Roman"/>
          <w:b/>
          <w:bCs/>
          <w:sz w:val="24"/>
        </w:rPr>
        <w:t xml:space="preserve"> </w:t>
      </w:r>
      <w:r w:rsidR="00B56239">
        <w:rPr>
          <w:rStyle w:val="normaltextrun"/>
          <w:rFonts w:cs="Times New Roman"/>
          <w:b/>
          <w:bCs/>
          <w:sz w:val="24"/>
        </w:rPr>
        <w:t>которыми необходимо</w:t>
      </w:r>
      <w:r w:rsidRPr="00B56239">
        <w:rPr>
          <w:rStyle w:val="normaltextrun"/>
          <w:rFonts w:cs="Times New Roman"/>
          <w:b/>
          <w:bCs/>
          <w:sz w:val="24"/>
        </w:rPr>
        <w:t xml:space="preserve"> </w:t>
      </w:r>
      <w:bookmarkEnd w:id="56"/>
      <w:r w:rsidR="00B56239">
        <w:rPr>
          <w:rStyle w:val="normaltextrun"/>
          <w:rFonts w:cs="Times New Roman"/>
          <w:b/>
          <w:bCs/>
          <w:sz w:val="24"/>
        </w:rPr>
        <w:t>ознакомится пользователю</w:t>
      </w:r>
    </w:p>
    <w:p w14:paraId="79D09D6E" w14:textId="77777777" w:rsidR="00B8241E" w:rsidRPr="00B56239" w:rsidRDefault="00B8241E" w:rsidP="00B56239">
      <w:pPr>
        <w:pStyle w:val="af5"/>
        <w:rPr>
          <w:sz w:val="24"/>
        </w:rPr>
      </w:pPr>
      <w:r w:rsidRPr="00B56239">
        <w:rPr>
          <w:sz w:val="24"/>
        </w:rPr>
        <w:t>Руководство пользователя настоящей игры «Обведи, не отрывая пера».</w:t>
      </w:r>
    </w:p>
    <w:p w14:paraId="53347C9F" w14:textId="263D8996" w:rsidR="00B8241E" w:rsidRPr="00B56239" w:rsidRDefault="00B8241E" w:rsidP="00B56239">
      <w:pPr>
        <w:pStyle w:val="af3"/>
        <w:rPr>
          <w:rStyle w:val="eop"/>
          <w:rFonts w:cs="Times New Roman"/>
          <w:b/>
          <w:bCs/>
          <w:sz w:val="24"/>
        </w:rPr>
      </w:pPr>
      <w:bookmarkStart w:id="57" w:name="_Toc106217388"/>
      <w:r w:rsidRPr="00B56239">
        <w:rPr>
          <w:rStyle w:val="normaltextrun"/>
          <w:rFonts w:cs="Times New Roman"/>
          <w:b/>
          <w:bCs/>
          <w:sz w:val="24"/>
        </w:rPr>
        <w:t>2 Н</w:t>
      </w:r>
      <w:bookmarkEnd w:id="57"/>
      <w:r w:rsidR="00B56239">
        <w:rPr>
          <w:rStyle w:val="normaltextrun"/>
          <w:rFonts w:cs="Times New Roman"/>
          <w:b/>
          <w:bCs/>
          <w:sz w:val="24"/>
        </w:rPr>
        <w:t>азначение и условия применения</w:t>
      </w:r>
    </w:p>
    <w:p w14:paraId="1F9DBCC0" w14:textId="5FBA509C" w:rsidR="00B8241E" w:rsidRPr="00B56239" w:rsidRDefault="00B8241E" w:rsidP="00B56239">
      <w:pPr>
        <w:pStyle w:val="af3"/>
        <w:rPr>
          <w:rStyle w:val="eop"/>
          <w:rFonts w:cs="Times New Roman"/>
          <w:b/>
          <w:bCs/>
          <w:sz w:val="24"/>
        </w:rPr>
      </w:pPr>
      <w:bookmarkStart w:id="58" w:name="_Toc106217389"/>
      <w:r w:rsidRPr="00B56239">
        <w:rPr>
          <w:rStyle w:val="eop"/>
          <w:rFonts w:cs="Times New Roman"/>
          <w:b/>
          <w:bCs/>
          <w:sz w:val="24"/>
        </w:rPr>
        <w:t>2.1 Н</w:t>
      </w:r>
      <w:bookmarkEnd w:id="58"/>
      <w:r w:rsidR="00B56239">
        <w:rPr>
          <w:rStyle w:val="eop"/>
          <w:rFonts w:cs="Times New Roman"/>
          <w:b/>
          <w:bCs/>
          <w:sz w:val="24"/>
        </w:rPr>
        <w:t>азначение</w:t>
      </w:r>
    </w:p>
    <w:p w14:paraId="015ED531" w14:textId="77777777" w:rsidR="00B8241E" w:rsidRPr="00B56239" w:rsidRDefault="00B8241E" w:rsidP="00B56239">
      <w:pPr>
        <w:pStyle w:val="af5"/>
        <w:rPr>
          <w:sz w:val="24"/>
        </w:rPr>
      </w:pPr>
      <w:r w:rsidRPr="00B56239">
        <w:rPr>
          <w:sz w:val="24"/>
        </w:rPr>
        <w:t>Игра «Обведи, не отрывая пера» предназначена для развития логических навыков.</w:t>
      </w:r>
    </w:p>
    <w:p w14:paraId="2E255832" w14:textId="430F7DC8" w:rsidR="00B8241E" w:rsidRPr="00B56239" w:rsidRDefault="00B8241E" w:rsidP="00B56239">
      <w:pPr>
        <w:pStyle w:val="af3"/>
        <w:rPr>
          <w:rStyle w:val="eop"/>
          <w:rFonts w:cs="Times New Roman"/>
          <w:b/>
          <w:bCs/>
          <w:sz w:val="24"/>
        </w:rPr>
      </w:pPr>
      <w:bookmarkStart w:id="59" w:name="_Toc106217390"/>
      <w:r w:rsidRPr="00B56239">
        <w:rPr>
          <w:rStyle w:val="eop"/>
          <w:rFonts w:cs="Times New Roman"/>
          <w:b/>
          <w:bCs/>
          <w:sz w:val="24"/>
        </w:rPr>
        <w:t>2.2 У</w:t>
      </w:r>
      <w:bookmarkEnd w:id="59"/>
      <w:r w:rsidR="00B56239">
        <w:rPr>
          <w:rStyle w:val="eop"/>
          <w:rFonts w:cs="Times New Roman"/>
          <w:b/>
          <w:bCs/>
          <w:sz w:val="24"/>
        </w:rPr>
        <w:t>словие применения</w:t>
      </w:r>
    </w:p>
    <w:p w14:paraId="69B55420" w14:textId="77777777" w:rsidR="00B8241E" w:rsidRPr="00B56239" w:rsidRDefault="00B8241E" w:rsidP="00B56239">
      <w:pPr>
        <w:pStyle w:val="af5"/>
        <w:rPr>
          <w:sz w:val="24"/>
        </w:rPr>
      </w:pPr>
      <w:r w:rsidRPr="00B56239">
        <w:rPr>
          <w:sz w:val="24"/>
        </w:rPr>
        <w:t>Работа пользователей игры «Обведи, не отрывая пера» возможна при наличие следующих технических средств ЭВМ или ПК:</w:t>
      </w:r>
    </w:p>
    <w:p w14:paraId="6C692C6C" w14:textId="77777777" w:rsidR="00B8241E" w:rsidRPr="00B56239" w:rsidRDefault="00B8241E" w:rsidP="00B56239">
      <w:pPr>
        <w:pStyle w:val="af5"/>
        <w:numPr>
          <w:ilvl w:val="0"/>
          <w:numId w:val="18"/>
        </w:numPr>
        <w:rPr>
          <w:sz w:val="24"/>
        </w:rPr>
      </w:pPr>
      <w:r w:rsidRPr="00B56239">
        <w:rPr>
          <w:sz w:val="24"/>
        </w:rPr>
        <w:t xml:space="preserve">Операционная система </w:t>
      </w:r>
      <w:r w:rsidRPr="00B56239">
        <w:rPr>
          <w:sz w:val="24"/>
          <w:lang w:val="en-US"/>
        </w:rPr>
        <w:t>Microsoft Windows 10/11</w:t>
      </w:r>
      <w:r w:rsidRPr="00B56239">
        <w:rPr>
          <w:sz w:val="24"/>
        </w:rPr>
        <w:t>;</w:t>
      </w:r>
    </w:p>
    <w:p w14:paraId="19DA16D6" w14:textId="77777777" w:rsidR="00B8241E" w:rsidRPr="00B56239" w:rsidRDefault="00B8241E" w:rsidP="00B56239">
      <w:pPr>
        <w:pStyle w:val="af5"/>
        <w:numPr>
          <w:ilvl w:val="0"/>
          <w:numId w:val="18"/>
        </w:numPr>
        <w:rPr>
          <w:sz w:val="24"/>
        </w:rPr>
      </w:pPr>
      <w:r w:rsidRPr="00B56239">
        <w:rPr>
          <w:sz w:val="24"/>
        </w:rPr>
        <w:t>Оперативная память объемом, не менее 2 Гб;</w:t>
      </w:r>
    </w:p>
    <w:p w14:paraId="5EAABCEC" w14:textId="77777777" w:rsidR="00B8241E" w:rsidRPr="00B56239" w:rsidRDefault="00B8241E" w:rsidP="00B56239">
      <w:pPr>
        <w:pStyle w:val="af5"/>
        <w:numPr>
          <w:ilvl w:val="0"/>
          <w:numId w:val="18"/>
        </w:numPr>
        <w:rPr>
          <w:sz w:val="24"/>
        </w:rPr>
      </w:pPr>
      <w:r w:rsidRPr="00B56239">
        <w:rPr>
          <w:sz w:val="24"/>
        </w:rPr>
        <w:t>Процессор с тактовой частотой от 1.65 ГГц с двумя или более вычислительными ядрами;</w:t>
      </w:r>
    </w:p>
    <w:p w14:paraId="571E97E1" w14:textId="77777777" w:rsidR="00B8241E" w:rsidRPr="00B56239" w:rsidRDefault="00B8241E" w:rsidP="00B56239">
      <w:pPr>
        <w:pStyle w:val="af5"/>
        <w:numPr>
          <w:ilvl w:val="0"/>
          <w:numId w:val="18"/>
        </w:numPr>
        <w:rPr>
          <w:sz w:val="24"/>
        </w:rPr>
      </w:pPr>
      <w:r w:rsidRPr="00B56239">
        <w:rPr>
          <w:sz w:val="24"/>
        </w:rPr>
        <w:t>Монитор с минимальным разрешением 1280х720 точек;</w:t>
      </w:r>
    </w:p>
    <w:p w14:paraId="4BB56D07" w14:textId="77777777" w:rsidR="00B8241E" w:rsidRPr="00B56239" w:rsidRDefault="00B8241E" w:rsidP="00B56239">
      <w:pPr>
        <w:pStyle w:val="af5"/>
        <w:numPr>
          <w:ilvl w:val="0"/>
          <w:numId w:val="18"/>
        </w:numPr>
        <w:rPr>
          <w:sz w:val="24"/>
        </w:rPr>
      </w:pPr>
      <w:r w:rsidRPr="00B56239">
        <w:rPr>
          <w:sz w:val="24"/>
        </w:rPr>
        <w:t>Видеокарта, компьютерная мышь, клавиатура</w:t>
      </w:r>
      <w:r w:rsidRPr="00B56239">
        <w:rPr>
          <w:sz w:val="24"/>
          <w:lang w:val="en-US"/>
        </w:rPr>
        <w:t>;</w:t>
      </w:r>
    </w:p>
    <w:p w14:paraId="34828C6C" w14:textId="1ABB5B34" w:rsidR="00B8241E" w:rsidRPr="00B56239" w:rsidRDefault="00B8241E" w:rsidP="00B56239">
      <w:pPr>
        <w:pStyle w:val="af5"/>
        <w:numPr>
          <w:ilvl w:val="0"/>
          <w:numId w:val="18"/>
        </w:numPr>
        <w:rPr>
          <w:sz w:val="24"/>
        </w:rPr>
      </w:pPr>
      <w:r w:rsidRPr="00B56239">
        <w:rPr>
          <w:sz w:val="24"/>
        </w:rPr>
        <w:t>Свободное место на накопителе 125 МБ.</w:t>
      </w:r>
    </w:p>
    <w:p w14:paraId="0F51DBB6" w14:textId="50AD27C7" w:rsidR="00B8241E" w:rsidRPr="00B56239" w:rsidRDefault="00B8241E" w:rsidP="00B56239">
      <w:pPr>
        <w:pStyle w:val="af3"/>
        <w:rPr>
          <w:rFonts w:cs="Times New Roman"/>
          <w:sz w:val="24"/>
        </w:rPr>
      </w:pPr>
      <w:bookmarkStart w:id="60" w:name="_Toc106217391"/>
      <w:r w:rsidRPr="00B56239">
        <w:rPr>
          <w:rStyle w:val="normaltextrun"/>
          <w:rFonts w:cs="Times New Roman"/>
          <w:b/>
          <w:bCs/>
          <w:sz w:val="24"/>
        </w:rPr>
        <w:t xml:space="preserve">3 </w:t>
      </w:r>
      <w:bookmarkEnd w:id="60"/>
      <w:r w:rsidR="00B56239" w:rsidRPr="00B56239">
        <w:rPr>
          <w:rStyle w:val="normaltextrun"/>
          <w:rFonts w:cs="Times New Roman"/>
          <w:b/>
          <w:bCs/>
          <w:sz w:val="24"/>
        </w:rPr>
        <w:t>П</w:t>
      </w:r>
      <w:r w:rsidR="00B56239">
        <w:rPr>
          <w:rStyle w:val="normaltextrun"/>
          <w:rFonts w:cs="Times New Roman"/>
          <w:b/>
          <w:bCs/>
          <w:sz w:val="24"/>
        </w:rPr>
        <w:t>одготовка к работе</w:t>
      </w:r>
    </w:p>
    <w:p w14:paraId="52668BBD" w14:textId="6F855D37" w:rsidR="00B8241E" w:rsidRPr="00B56239" w:rsidRDefault="00B8241E" w:rsidP="00B56239">
      <w:pPr>
        <w:pStyle w:val="af3"/>
        <w:rPr>
          <w:rStyle w:val="eop"/>
          <w:rFonts w:cs="Times New Roman"/>
          <w:b/>
          <w:bCs/>
          <w:sz w:val="24"/>
        </w:rPr>
      </w:pPr>
      <w:bookmarkStart w:id="61" w:name="_Toc106217392"/>
      <w:r w:rsidRPr="00B56239">
        <w:rPr>
          <w:rStyle w:val="normaltextrun"/>
          <w:rFonts w:cs="Times New Roman"/>
          <w:b/>
          <w:bCs/>
          <w:sz w:val="24"/>
        </w:rPr>
        <w:t>3.1 С</w:t>
      </w:r>
      <w:r w:rsidR="00B56239">
        <w:rPr>
          <w:rStyle w:val="normaltextrun"/>
          <w:rFonts w:cs="Times New Roman"/>
          <w:b/>
          <w:bCs/>
          <w:sz w:val="24"/>
        </w:rPr>
        <w:t>остав</w:t>
      </w:r>
      <w:r w:rsidRPr="00B56239">
        <w:rPr>
          <w:rStyle w:val="normaltextrun"/>
          <w:rFonts w:cs="Times New Roman"/>
          <w:b/>
          <w:bCs/>
          <w:sz w:val="24"/>
        </w:rPr>
        <w:t xml:space="preserve"> </w:t>
      </w:r>
      <w:r w:rsidR="00B56239">
        <w:rPr>
          <w:rStyle w:val="normaltextrun"/>
          <w:rFonts w:cs="Times New Roman"/>
          <w:b/>
          <w:bCs/>
          <w:sz w:val="24"/>
        </w:rPr>
        <w:t>и</w:t>
      </w:r>
      <w:r w:rsidRPr="00B56239">
        <w:rPr>
          <w:rStyle w:val="normaltextrun"/>
          <w:rFonts w:cs="Times New Roman"/>
          <w:b/>
          <w:bCs/>
          <w:sz w:val="24"/>
        </w:rPr>
        <w:t xml:space="preserve"> </w:t>
      </w:r>
      <w:r w:rsidR="00B56239">
        <w:rPr>
          <w:rStyle w:val="normaltextrun"/>
          <w:rFonts w:cs="Times New Roman"/>
          <w:b/>
          <w:bCs/>
          <w:sz w:val="24"/>
        </w:rPr>
        <w:t>содержание</w:t>
      </w:r>
      <w:r w:rsidRPr="00B56239">
        <w:rPr>
          <w:rStyle w:val="normaltextrun"/>
          <w:rFonts w:cs="Times New Roman"/>
          <w:b/>
          <w:bCs/>
          <w:sz w:val="24"/>
        </w:rPr>
        <w:t xml:space="preserve"> </w:t>
      </w:r>
      <w:r w:rsidR="00B56239">
        <w:rPr>
          <w:rStyle w:val="normaltextrun"/>
          <w:rFonts w:cs="Times New Roman"/>
          <w:b/>
          <w:bCs/>
          <w:sz w:val="24"/>
        </w:rPr>
        <w:t>дистрибутивного</w:t>
      </w:r>
      <w:r w:rsidRPr="00B56239">
        <w:rPr>
          <w:rStyle w:val="normaltextrun"/>
          <w:rFonts w:cs="Times New Roman"/>
          <w:b/>
          <w:bCs/>
          <w:sz w:val="24"/>
        </w:rPr>
        <w:t xml:space="preserve"> </w:t>
      </w:r>
      <w:r w:rsidR="00B56239">
        <w:rPr>
          <w:rStyle w:val="normaltextrun"/>
          <w:rFonts w:cs="Times New Roman"/>
          <w:b/>
          <w:bCs/>
          <w:sz w:val="24"/>
        </w:rPr>
        <w:t>носителя</w:t>
      </w:r>
      <w:r w:rsidRPr="00B56239">
        <w:rPr>
          <w:rStyle w:val="normaltextrun"/>
          <w:rFonts w:cs="Times New Roman"/>
          <w:b/>
          <w:bCs/>
          <w:sz w:val="24"/>
        </w:rPr>
        <w:t xml:space="preserve"> </w:t>
      </w:r>
      <w:bookmarkEnd w:id="61"/>
      <w:r w:rsidR="00B56239">
        <w:rPr>
          <w:rStyle w:val="normaltextrun"/>
          <w:rFonts w:cs="Times New Roman"/>
          <w:b/>
          <w:bCs/>
          <w:sz w:val="24"/>
        </w:rPr>
        <w:t>данных</w:t>
      </w:r>
    </w:p>
    <w:p w14:paraId="430BBB76" w14:textId="77777777" w:rsidR="00B8241E" w:rsidRPr="00B56239" w:rsidRDefault="00B8241E" w:rsidP="00B56239">
      <w:pPr>
        <w:pStyle w:val="af5"/>
        <w:rPr>
          <w:sz w:val="24"/>
        </w:rPr>
      </w:pPr>
      <w:r w:rsidRPr="00B56239">
        <w:rPr>
          <w:sz w:val="24"/>
        </w:rPr>
        <w:lastRenderedPageBreak/>
        <w:t>Рабочие места пользователей игры «Обведи, не отрывая пера» не требуют разворачивания приложения из дистрибутива.</w:t>
      </w:r>
    </w:p>
    <w:p w14:paraId="342363A0" w14:textId="7DDD902B" w:rsidR="00B8241E" w:rsidRPr="00B56239" w:rsidRDefault="00B8241E" w:rsidP="00B56239">
      <w:pPr>
        <w:pStyle w:val="af3"/>
        <w:rPr>
          <w:rStyle w:val="eop"/>
          <w:rFonts w:cs="Times New Roman"/>
          <w:b/>
          <w:bCs/>
          <w:sz w:val="24"/>
        </w:rPr>
      </w:pPr>
      <w:bookmarkStart w:id="62" w:name="_Toc106217393"/>
      <w:r w:rsidRPr="00B56239">
        <w:rPr>
          <w:rStyle w:val="normaltextrun"/>
          <w:rFonts w:cs="Times New Roman"/>
          <w:b/>
          <w:bCs/>
          <w:sz w:val="24"/>
        </w:rPr>
        <w:t>3.2 П</w:t>
      </w:r>
      <w:bookmarkEnd w:id="62"/>
      <w:r w:rsidR="00B56239">
        <w:rPr>
          <w:rStyle w:val="normaltextrun"/>
          <w:rFonts w:cs="Times New Roman"/>
          <w:b/>
          <w:bCs/>
          <w:sz w:val="24"/>
        </w:rPr>
        <w:t>орядок загрузки данных и программ</w:t>
      </w:r>
    </w:p>
    <w:p w14:paraId="4CB1CF16" w14:textId="77777777" w:rsidR="00B8241E" w:rsidRPr="00B56239" w:rsidRDefault="00B8241E" w:rsidP="00B56239">
      <w:pPr>
        <w:pStyle w:val="af5"/>
        <w:ind w:left="360" w:firstLine="348"/>
        <w:jc w:val="left"/>
        <w:rPr>
          <w:sz w:val="24"/>
        </w:rPr>
      </w:pPr>
      <w:r w:rsidRPr="00B56239">
        <w:rPr>
          <w:sz w:val="24"/>
        </w:rPr>
        <w:t>Для обеспечения правильной работы игры «Обведи, не отрывая пера» необходимо настроить свое рабочее место в соответствии с требованиями к программному обеспечению.</w:t>
      </w:r>
    </w:p>
    <w:p w14:paraId="5C62504A" w14:textId="2879C24C" w:rsidR="00B8241E" w:rsidRPr="00B56239" w:rsidRDefault="00B8241E" w:rsidP="00B56239">
      <w:pPr>
        <w:pStyle w:val="af3"/>
        <w:rPr>
          <w:rStyle w:val="eop"/>
          <w:rFonts w:cs="Times New Roman"/>
          <w:b/>
          <w:bCs/>
          <w:sz w:val="24"/>
        </w:rPr>
      </w:pPr>
      <w:bookmarkStart w:id="63" w:name="_Toc106217394"/>
      <w:r w:rsidRPr="00B56239">
        <w:rPr>
          <w:rStyle w:val="normaltextrun"/>
          <w:rFonts w:cs="Times New Roman"/>
          <w:b/>
          <w:bCs/>
          <w:sz w:val="24"/>
        </w:rPr>
        <w:t>3.3 П</w:t>
      </w:r>
      <w:bookmarkEnd w:id="63"/>
      <w:r w:rsidR="00B56239">
        <w:rPr>
          <w:rStyle w:val="normaltextrun"/>
          <w:rFonts w:cs="Times New Roman"/>
          <w:b/>
          <w:bCs/>
          <w:sz w:val="24"/>
        </w:rPr>
        <w:t>орядок проверки работоспособности</w:t>
      </w:r>
    </w:p>
    <w:p w14:paraId="42AF03CB" w14:textId="77777777" w:rsidR="00B8241E" w:rsidRPr="00B56239" w:rsidRDefault="00B8241E" w:rsidP="00B56239">
      <w:pPr>
        <w:pStyle w:val="af5"/>
        <w:rPr>
          <w:sz w:val="24"/>
        </w:rPr>
      </w:pPr>
      <w:r w:rsidRPr="00B56239">
        <w:rPr>
          <w:sz w:val="24"/>
        </w:rPr>
        <w:t>Проверка работоспособности осуществляется путём запуска соответствующего исполняемого файла и использования представленных возможностей программы.</w:t>
      </w:r>
    </w:p>
    <w:p w14:paraId="4F316593" w14:textId="73C53FDB" w:rsidR="00B8241E" w:rsidRPr="00B56239" w:rsidRDefault="00B8241E" w:rsidP="00B56239">
      <w:pPr>
        <w:pStyle w:val="af3"/>
        <w:rPr>
          <w:rFonts w:cs="Times New Roman"/>
          <w:sz w:val="24"/>
        </w:rPr>
      </w:pPr>
      <w:bookmarkStart w:id="64" w:name="_Toc106217395"/>
      <w:r w:rsidRPr="00B56239">
        <w:rPr>
          <w:rStyle w:val="normaltextrun"/>
          <w:rFonts w:cs="Times New Roman"/>
          <w:b/>
          <w:bCs/>
          <w:sz w:val="24"/>
        </w:rPr>
        <w:t>4 О</w:t>
      </w:r>
      <w:bookmarkEnd w:id="64"/>
      <w:r w:rsidR="00B56239">
        <w:rPr>
          <w:rStyle w:val="normaltextrun"/>
          <w:rFonts w:cs="Times New Roman"/>
          <w:b/>
          <w:bCs/>
          <w:sz w:val="24"/>
        </w:rPr>
        <w:t>писание операций</w:t>
      </w:r>
    </w:p>
    <w:p w14:paraId="3512A8A5" w14:textId="4AF1F425" w:rsidR="00B8241E" w:rsidRPr="00B56239" w:rsidRDefault="00B8241E" w:rsidP="00B56239">
      <w:pPr>
        <w:pStyle w:val="af3"/>
        <w:rPr>
          <w:rStyle w:val="eop"/>
          <w:rFonts w:cs="Times New Roman"/>
          <w:b/>
          <w:bCs/>
          <w:sz w:val="24"/>
        </w:rPr>
      </w:pPr>
      <w:bookmarkStart w:id="65" w:name="_Toc106217396"/>
      <w:r w:rsidRPr="00B56239">
        <w:rPr>
          <w:rStyle w:val="normaltextrun"/>
          <w:rFonts w:cs="Times New Roman"/>
          <w:b/>
          <w:bCs/>
          <w:sz w:val="24"/>
        </w:rPr>
        <w:t>4.1 З</w:t>
      </w:r>
      <w:bookmarkEnd w:id="65"/>
      <w:r w:rsidR="00B56239">
        <w:rPr>
          <w:rStyle w:val="normaltextrun"/>
          <w:rFonts w:cs="Times New Roman"/>
          <w:b/>
          <w:bCs/>
          <w:sz w:val="24"/>
        </w:rPr>
        <w:t>апуск приложения</w:t>
      </w:r>
    </w:p>
    <w:p w14:paraId="27DC9F87" w14:textId="77777777" w:rsidR="00B8241E" w:rsidRPr="00B56239" w:rsidRDefault="00B8241E" w:rsidP="00B56239">
      <w:pPr>
        <w:pStyle w:val="af5"/>
        <w:rPr>
          <w:sz w:val="24"/>
        </w:rPr>
      </w:pPr>
      <w:r w:rsidRPr="00B56239">
        <w:rPr>
          <w:sz w:val="24"/>
        </w:rPr>
        <w:t xml:space="preserve">Для запуска игры «Обведи, не отрывая пера» необходимо войти в папку </w:t>
      </w:r>
      <w:proofErr w:type="spellStart"/>
      <w:r w:rsidRPr="00B56239">
        <w:rPr>
          <w:sz w:val="24"/>
        </w:rPr>
        <w:t>Pero_non_compilable</w:t>
      </w:r>
      <w:proofErr w:type="spellEnd"/>
      <w:r w:rsidRPr="00B56239">
        <w:rPr>
          <w:sz w:val="24"/>
        </w:rPr>
        <w:t xml:space="preserve"> и запустить файл </w:t>
      </w:r>
      <w:r w:rsidRPr="00B56239">
        <w:rPr>
          <w:sz w:val="24"/>
          <w:lang w:val="en-US"/>
        </w:rPr>
        <w:t>main</w:t>
      </w:r>
      <w:r w:rsidRPr="00B56239">
        <w:rPr>
          <w:sz w:val="24"/>
        </w:rPr>
        <w:t>.</w:t>
      </w:r>
      <w:proofErr w:type="spellStart"/>
      <w:r w:rsidRPr="00B56239">
        <w:rPr>
          <w:sz w:val="24"/>
          <w:lang w:val="en-US"/>
        </w:rPr>
        <w:t>py</w:t>
      </w:r>
      <w:proofErr w:type="spellEnd"/>
      <w:r w:rsidRPr="00B56239">
        <w:rPr>
          <w:sz w:val="24"/>
        </w:rPr>
        <w:t>, после чего откроется окно с приложением (См. рисунок 4.1).</w:t>
      </w:r>
    </w:p>
    <w:p w14:paraId="55E0D2DC" w14:textId="77777777" w:rsidR="00B8241E" w:rsidRPr="00B56239" w:rsidRDefault="00B8241E" w:rsidP="00B56239">
      <w:pPr>
        <w:pStyle w:val="paragraph"/>
        <w:spacing w:before="0" w:beforeAutospacing="0" w:after="0" w:afterAutospacing="0" w:line="360" w:lineRule="auto"/>
        <w:jc w:val="center"/>
        <w:textAlignment w:val="baseline"/>
      </w:pPr>
      <w:r w:rsidRPr="00B56239">
        <w:rPr>
          <w:noProof/>
        </w:rPr>
        <w:drawing>
          <wp:inline distT="0" distB="0" distL="0" distR="0" wp14:anchorId="1749C589" wp14:editId="042BD949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3371" w14:textId="77777777" w:rsidR="00B8241E" w:rsidRPr="00B56239" w:rsidRDefault="00B8241E" w:rsidP="00B56239">
      <w:pPr>
        <w:pStyle w:val="paragraph"/>
        <w:spacing w:before="0" w:beforeAutospacing="0" w:after="0" w:afterAutospacing="0" w:line="360" w:lineRule="auto"/>
        <w:jc w:val="center"/>
        <w:textAlignment w:val="baseline"/>
      </w:pPr>
      <w:r w:rsidRPr="00B56239">
        <w:t>Рисунок 4.1 – Окно при открытии приложения</w:t>
      </w:r>
    </w:p>
    <w:p w14:paraId="61F030A5" w14:textId="77777777" w:rsidR="00B8241E" w:rsidRPr="00B56239" w:rsidRDefault="00B8241E" w:rsidP="00B56239">
      <w:pPr>
        <w:pStyle w:val="paragraph"/>
        <w:spacing w:before="0" w:beforeAutospacing="0" w:after="0" w:afterAutospacing="0" w:line="360" w:lineRule="auto"/>
        <w:textAlignment w:val="baseline"/>
        <w:rPr>
          <w:b/>
        </w:rPr>
      </w:pPr>
    </w:p>
    <w:p w14:paraId="5687056E" w14:textId="3250D047" w:rsidR="00B8241E" w:rsidRPr="00B56239" w:rsidRDefault="00B8241E" w:rsidP="00B56239">
      <w:pPr>
        <w:pStyle w:val="af3"/>
        <w:rPr>
          <w:rFonts w:cs="Times New Roman"/>
          <w:b/>
          <w:sz w:val="24"/>
        </w:rPr>
      </w:pPr>
      <w:bookmarkStart w:id="66" w:name="_Toc106217397"/>
      <w:r w:rsidRPr="00B56239">
        <w:rPr>
          <w:rFonts w:cs="Times New Roman"/>
          <w:b/>
          <w:sz w:val="24"/>
        </w:rPr>
        <w:t>4.2 В</w:t>
      </w:r>
      <w:bookmarkEnd w:id="66"/>
      <w:r w:rsidR="00B56239">
        <w:rPr>
          <w:rFonts w:cs="Times New Roman"/>
          <w:b/>
          <w:sz w:val="24"/>
        </w:rPr>
        <w:t>ывод справки с правилами игры</w:t>
      </w:r>
    </w:p>
    <w:p w14:paraId="14E81E7C" w14:textId="77777777" w:rsidR="00B8241E" w:rsidRPr="00B56239" w:rsidRDefault="00B8241E" w:rsidP="00B56239">
      <w:pPr>
        <w:pStyle w:val="paragraph"/>
        <w:spacing w:before="0" w:beforeAutospacing="0" w:after="0" w:afterAutospacing="0" w:line="360" w:lineRule="auto"/>
        <w:ind w:firstLine="708"/>
        <w:textAlignment w:val="baseline"/>
      </w:pPr>
      <w:r w:rsidRPr="00B56239">
        <w:t>Для вывода правил игры «Обведи, не отрывая пера» необходимо нажать на кнопку «Об игре» в главном меню.</w:t>
      </w:r>
    </w:p>
    <w:p w14:paraId="27E64680" w14:textId="77777777" w:rsidR="00B8241E" w:rsidRPr="00B56239" w:rsidRDefault="00B8241E" w:rsidP="00B56239">
      <w:pPr>
        <w:pStyle w:val="paragraph"/>
        <w:spacing w:before="0" w:beforeAutospacing="0" w:after="0" w:afterAutospacing="0" w:line="360" w:lineRule="auto"/>
        <w:jc w:val="center"/>
        <w:textAlignment w:val="baseline"/>
      </w:pPr>
      <w:r w:rsidRPr="00B56239">
        <w:rPr>
          <w:noProof/>
        </w:rPr>
        <w:lastRenderedPageBreak/>
        <w:drawing>
          <wp:inline distT="0" distB="0" distL="0" distR="0" wp14:anchorId="213B880F" wp14:editId="03DF6651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72F8" w14:textId="77777777" w:rsidR="00B8241E" w:rsidRPr="00B56239" w:rsidRDefault="00B8241E" w:rsidP="00B56239">
      <w:pPr>
        <w:pStyle w:val="paragraph"/>
        <w:spacing w:before="0" w:beforeAutospacing="0" w:after="0" w:afterAutospacing="0" w:line="360" w:lineRule="auto"/>
        <w:jc w:val="center"/>
        <w:textAlignment w:val="baseline"/>
      </w:pPr>
      <w:r w:rsidRPr="00B56239">
        <w:t>Рисунок 4.2 – Вывод окна с правилами игры на экран</w:t>
      </w:r>
    </w:p>
    <w:p w14:paraId="45E65F19" w14:textId="77777777" w:rsidR="00B8241E" w:rsidRPr="00B56239" w:rsidRDefault="00B8241E" w:rsidP="00B56239">
      <w:pPr>
        <w:pStyle w:val="paragraph"/>
        <w:spacing w:before="0" w:beforeAutospacing="0" w:after="0" w:afterAutospacing="0" w:line="360" w:lineRule="auto"/>
        <w:jc w:val="center"/>
        <w:textAlignment w:val="baseline"/>
      </w:pPr>
    </w:p>
    <w:p w14:paraId="31DB151B" w14:textId="45DDC3F6" w:rsidR="00B8241E" w:rsidRPr="00B56239" w:rsidRDefault="00B8241E" w:rsidP="00B56239">
      <w:pPr>
        <w:pStyle w:val="af3"/>
        <w:rPr>
          <w:rFonts w:cs="Times New Roman"/>
          <w:b/>
          <w:sz w:val="24"/>
        </w:rPr>
      </w:pPr>
      <w:bookmarkStart w:id="67" w:name="_Toc106217398"/>
      <w:r w:rsidRPr="00B56239">
        <w:rPr>
          <w:rFonts w:cs="Times New Roman"/>
          <w:b/>
          <w:sz w:val="24"/>
        </w:rPr>
        <w:t>4.3 П</w:t>
      </w:r>
      <w:bookmarkEnd w:id="67"/>
      <w:r w:rsidR="00B56239">
        <w:rPr>
          <w:rFonts w:cs="Times New Roman"/>
          <w:b/>
          <w:sz w:val="24"/>
        </w:rPr>
        <w:t>ереход к игровому процессу</w:t>
      </w:r>
    </w:p>
    <w:p w14:paraId="3CC56A2D" w14:textId="77777777" w:rsidR="00B8241E" w:rsidRPr="00B56239" w:rsidRDefault="00B8241E" w:rsidP="00B56239">
      <w:pPr>
        <w:pStyle w:val="paragraph"/>
        <w:spacing w:before="0" w:beforeAutospacing="0" w:after="0" w:afterAutospacing="0" w:line="360" w:lineRule="auto"/>
        <w:ind w:firstLine="708"/>
        <w:textAlignment w:val="baseline"/>
      </w:pPr>
      <w:r w:rsidRPr="00B56239">
        <w:t>Переход на игровое поле может осуществляться таким способом:</w:t>
      </w:r>
    </w:p>
    <w:p w14:paraId="7C87111E" w14:textId="77777777" w:rsidR="00B8241E" w:rsidRPr="00B56239" w:rsidRDefault="00B8241E" w:rsidP="00B56239">
      <w:pPr>
        <w:pStyle w:val="paragraph"/>
        <w:numPr>
          <w:ilvl w:val="0"/>
          <w:numId w:val="22"/>
        </w:numPr>
        <w:spacing w:before="0" w:beforeAutospacing="0" w:after="0" w:afterAutospacing="0" w:line="360" w:lineRule="auto"/>
        <w:textAlignment w:val="baseline"/>
      </w:pPr>
      <w:r w:rsidRPr="00B56239">
        <w:t>В главном меню при нажатии на кнопку «Играть» происходит открытие экранной формы с выбором уровней (См. рисунок 4.4.1), после выбора, одного из которых происходит переход на игровое поле (См. рисунок 4.4.3);</w:t>
      </w:r>
    </w:p>
    <w:p w14:paraId="64A8A4C2" w14:textId="77777777" w:rsidR="00B8241E" w:rsidRPr="00B56239" w:rsidRDefault="00B8241E" w:rsidP="00B56239">
      <w:pPr>
        <w:pStyle w:val="paragraph"/>
        <w:spacing w:before="0" w:beforeAutospacing="0" w:after="0" w:afterAutospacing="0" w:line="360" w:lineRule="auto"/>
        <w:jc w:val="center"/>
        <w:textAlignment w:val="baseline"/>
      </w:pPr>
      <w:r w:rsidRPr="00B56239">
        <w:rPr>
          <w:noProof/>
        </w:rPr>
        <w:drawing>
          <wp:inline distT="0" distB="0" distL="0" distR="0" wp14:anchorId="2C64F41D" wp14:editId="37F5C956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7FDE" w14:textId="77777777" w:rsidR="00B8241E" w:rsidRPr="00B56239" w:rsidRDefault="00B8241E" w:rsidP="00B56239">
      <w:pPr>
        <w:pStyle w:val="paragraph"/>
        <w:spacing w:before="0" w:beforeAutospacing="0" w:after="0" w:afterAutospacing="0" w:line="360" w:lineRule="auto"/>
        <w:jc w:val="center"/>
        <w:textAlignment w:val="baseline"/>
      </w:pPr>
      <w:r w:rsidRPr="00B56239">
        <w:t>Рисунок 4.4.1 – Экранная форма с выбором уровней</w:t>
      </w:r>
    </w:p>
    <w:p w14:paraId="17C735E0" w14:textId="77777777" w:rsidR="00B8241E" w:rsidRPr="00B56239" w:rsidRDefault="00B8241E" w:rsidP="00B56239">
      <w:pPr>
        <w:pStyle w:val="paragraph"/>
        <w:spacing w:before="0" w:beforeAutospacing="0" w:after="0" w:afterAutospacing="0" w:line="360" w:lineRule="auto"/>
        <w:jc w:val="center"/>
        <w:textAlignment w:val="baseline"/>
      </w:pPr>
      <w:r w:rsidRPr="00B56239">
        <w:rPr>
          <w:noProof/>
        </w:rPr>
        <w:lastRenderedPageBreak/>
        <w:drawing>
          <wp:inline distT="0" distB="0" distL="0" distR="0" wp14:anchorId="6B39C90C" wp14:editId="22E2C547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9E20" w14:textId="77777777" w:rsidR="00B8241E" w:rsidRPr="00B56239" w:rsidRDefault="00B8241E" w:rsidP="00B56239">
      <w:pPr>
        <w:pStyle w:val="paragraph"/>
        <w:spacing w:before="0" w:beforeAutospacing="0" w:after="0" w:afterAutospacing="0" w:line="360" w:lineRule="auto"/>
        <w:jc w:val="center"/>
        <w:textAlignment w:val="baseline"/>
      </w:pPr>
      <w:r w:rsidRPr="00B56239">
        <w:t>Рисунок 4.4.3 – Игровое поле</w:t>
      </w:r>
    </w:p>
    <w:p w14:paraId="254123F8" w14:textId="77777777" w:rsidR="00B8241E" w:rsidRPr="00B56239" w:rsidRDefault="00B8241E" w:rsidP="00B56239">
      <w:pPr>
        <w:pStyle w:val="paragraph"/>
        <w:spacing w:before="0" w:beforeAutospacing="0" w:after="0" w:afterAutospacing="0" w:line="360" w:lineRule="auto"/>
        <w:jc w:val="center"/>
        <w:textAlignment w:val="baseline"/>
      </w:pPr>
    </w:p>
    <w:p w14:paraId="4F0D9B9D" w14:textId="0F949E8C" w:rsidR="00B8241E" w:rsidRPr="00B56239" w:rsidRDefault="00B56239" w:rsidP="00B56239">
      <w:pPr>
        <w:pStyle w:val="af3"/>
        <w:rPr>
          <w:rFonts w:cs="Times New Roman"/>
          <w:b/>
          <w:sz w:val="24"/>
        </w:rPr>
      </w:pPr>
      <w:bookmarkStart w:id="68" w:name="_Toc106217399"/>
      <w:r w:rsidRPr="00B56239">
        <w:rPr>
          <w:rFonts w:cs="Times New Roman"/>
          <w:b/>
          <w:sz w:val="24"/>
        </w:rPr>
        <w:t xml:space="preserve">4.4 </w:t>
      </w:r>
      <w:r w:rsidR="00B8241E" w:rsidRPr="00B56239">
        <w:rPr>
          <w:rFonts w:cs="Times New Roman"/>
          <w:b/>
          <w:sz w:val="24"/>
        </w:rPr>
        <w:t>П</w:t>
      </w:r>
      <w:bookmarkEnd w:id="68"/>
      <w:r>
        <w:rPr>
          <w:rFonts w:cs="Times New Roman"/>
          <w:b/>
          <w:sz w:val="24"/>
        </w:rPr>
        <w:t>равила игры</w:t>
      </w:r>
    </w:p>
    <w:p w14:paraId="5817AA8E" w14:textId="77777777" w:rsidR="00B8241E" w:rsidRPr="00B56239" w:rsidRDefault="00B8241E" w:rsidP="00B56239">
      <w:pPr>
        <w:pStyle w:val="paragraph"/>
        <w:spacing w:line="360" w:lineRule="auto"/>
        <w:ind w:firstLine="708"/>
        <w:textAlignment w:val="baseline"/>
      </w:pPr>
      <w:r w:rsidRPr="00B56239">
        <w:t>Правила игры «Обведи, не отрывая перо» заключается в том, что пользователь (игрок) должен обвести сложную замкнутую фигуру, не отрывая пера и не проходить по одним и тем же линиям дважды. Если же пользователь оторвет перо или дважды пройдет по той же линии, то игра начнется сначала. </w:t>
      </w:r>
    </w:p>
    <w:p w14:paraId="1EF6DF3B" w14:textId="4E5A4393" w:rsidR="00B8241E" w:rsidRPr="00B56239" w:rsidRDefault="00B56239" w:rsidP="00B56239">
      <w:pPr>
        <w:pStyle w:val="af3"/>
        <w:rPr>
          <w:rFonts w:cs="Times New Roman"/>
          <w:b/>
          <w:sz w:val="24"/>
        </w:rPr>
      </w:pPr>
      <w:bookmarkStart w:id="69" w:name="_Toc106217400"/>
      <w:r w:rsidRPr="00B56239">
        <w:rPr>
          <w:rFonts w:cs="Times New Roman"/>
          <w:b/>
          <w:sz w:val="24"/>
        </w:rPr>
        <w:t xml:space="preserve">4.5 </w:t>
      </w:r>
      <w:r w:rsidR="00B8241E" w:rsidRPr="00B56239">
        <w:rPr>
          <w:rFonts w:cs="Times New Roman"/>
          <w:b/>
          <w:sz w:val="24"/>
        </w:rPr>
        <w:t>В</w:t>
      </w:r>
      <w:bookmarkEnd w:id="69"/>
      <w:r>
        <w:rPr>
          <w:rFonts w:cs="Times New Roman"/>
          <w:b/>
          <w:sz w:val="24"/>
        </w:rPr>
        <w:t>ыход в главное меню</w:t>
      </w:r>
    </w:p>
    <w:p w14:paraId="7FDEA582" w14:textId="77777777" w:rsidR="00B8241E" w:rsidRPr="00B56239" w:rsidRDefault="00B8241E" w:rsidP="00B56239">
      <w:pPr>
        <w:pStyle w:val="paragraph"/>
        <w:spacing w:line="360" w:lineRule="auto"/>
        <w:ind w:firstLine="708"/>
        <w:textAlignment w:val="baseline"/>
      </w:pPr>
      <w:r w:rsidRPr="00B56239">
        <w:t>Выход в главное меню с игрового поля возможен в двух случаях:</w:t>
      </w:r>
    </w:p>
    <w:p w14:paraId="1B806C95" w14:textId="77777777" w:rsidR="00B8241E" w:rsidRPr="00B56239" w:rsidRDefault="00B8241E" w:rsidP="00B56239">
      <w:pPr>
        <w:pStyle w:val="paragraph"/>
        <w:numPr>
          <w:ilvl w:val="0"/>
          <w:numId w:val="23"/>
        </w:numPr>
        <w:spacing w:line="360" w:lineRule="auto"/>
        <w:textAlignment w:val="baseline"/>
      </w:pPr>
      <w:r w:rsidRPr="00B56239">
        <w:t>При нажатии на кнопку «Главное меню» на игровом поле или «Назад к списку уровней» (См. рисунок 4.6.1);</w:t>
      </w:r>
    </w:p>
    <w:p w14:paraId="28D24973" w14:textId="77777777" w:rsidR="00B8241E" w:rsidRPr="00B56239" w:rsidRDefault="00B8241E" w:rsidP="00B56239">
      <w:pPr>
        <w:pStyle w:val="paragraph"/>
        <w:spacing w:line="360" w:lineRule="auto"/>
        <w:jc w:val="center"/>
        <w:textAlignment w:val="baseline"/>
      </w:pPr>
      <w:r w:rsidRPr="00B56239">
        <w:rPr>
          <w:noProof/>
        </w:rPr>
        <w:drawing>
          <wp:inline distT="0" distB="0" distL="0" distR="0" wp14:anchorId="70B6E844" wp14:editId="33F970BD">
            <wp:extent cx="3505200" cy="6000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769" t="77822" r="18226" b="4219"/>
                    <a:stretch/>
                  </pic:blipFill>
                  <pic:spPr bwMode="auto">
                    <a:xfrm>
                      <a:off x="0" y="0"/>
                      <a:ext cx="3505200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898E5" w14:textId="77777777" w:rsidR="00B8241E" w:rsidRPr="00B56239" w:rsidRDefault="00B8241E" w:rsidP="00B56239">
      <w:pPr>
        <w:pStyle w:val="paragraph"/>
        <w:spacing w:line="360" w:lineRule="auto"/>
        <w:jc w:val="center"/>
        <w:textAlignment w:val="baseline"/>
      </w:pPr>
      <w:r w:rsidRPr="00B56239">
        <w:t>Рисунок 4.6.1 – кнопка «Главное меню»</w:t>
      </w:r>
    </w:p>
    <w:p w14:paraId="2FEE540C" w14:textId="77777777" w:rsidR="00B8241E" w:rsidRPr="00B56239" w:rsidRDefault="00B8241E" w:rsidP="00B56239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6239">
        <w:rPr>
          <w:rFonts w:ascii="Times New Roman" w:hAnsi="Times New Roman" w:cs="Times New Roman"/>
          <w:sz w:val="24"/>
          <w:szCs w:val="24"/>
        </w:rPr>
        <w:br w:type="page"/>
      </w:r>
    </w:p>
    <w:p w14:paraId="651B1571" w14:textId="6DB6E0AF" w:rsidR="00B8241E" w:rsidRPr="00B56239" w:rsidRDefault="00B56239" w:rsidP="00B56239">
      <w:pPr>
        <w:pStyle w:val="af3"/>
        <w:numPr>
          <w:ilvl w:val="1"/>
          <w:numId w:val="27"/>
        </w:numPr>
        <w:rPr>
          <w:rFonts w:cs="Times New Roman"/>
          <w:b/>
          <w:sz w:val="24"/>
        </w:rPr>
      </w:pPr>
      <w:bookmarkStart w:id="70" w:name="_Toc106217401"/>
      <w:r w:rsidRPr="00B56239">
        <w:rPr>
          <w:rFonts w:cs="Times New Roman"/>
          <w:b/>
          <w:sz w:val="24"/>
        </w:rPr>
        <w:lastRenderedPageBreak/>
        <w:t xml:space="preserve"> </w:t>
      </w:r>
      <w:r w:rsidR="00B8241E" w:rsidRPr="00B56239">
        <w:rPr>
          <w:rFonts w:cs="Times New Roman"/>
          <w:b/>
          <w:sz w:val="24"/>
        </w:rPr>
        <w:t>В</w:t>
      </w:r>
      <w:bookmarkEnd w:id="70"/>
      <w:r>
        <w:rPr>
          <w:rFonts w:cs="Times New Roman"/>
          <w:b/>
          <w:sz w:val="24"/>
        </w:rPr>
        <w:t>ыход из игры</w:t>
      </w:r>
    </w:p>
    <w:p w14:paraId="5B127C05" w14:textId="77777777" w:rsidR="00B8241E" w:rsidRPr="00B56239" w:rsidRDefault="00B8241E" w:rsidP="00B56239">
      <w:pPr>
        <w:pStyle w:val="paragraph"/>
        <w:spacing w:line="360" w:lineRule="auto"/>
        <w:ind w:firstLine="708"/>
        <w:textAlignment w:val="baseline"/>
      </w:pPr>
      <w:r w:rsidRPr="00B56239">
        <w:t>Для выхода из игры пользователю необходимо воспользоваться одним из следующих способов:</w:t>
      </w:r>
    </w:p>
    <w:p w14:paraId="6F2CC233" w14:textId="77777777" w:rsidR="00B8241E" w:rsidRPr="00B56239" w:rsidRDefault="00B8241E" w:rsidP="00B56239">
      <w:pPr>
        <w:pStyle w:val="paragraph"/>
        <w:numPr>
          <w:ilvl w:val="0"/>
          <w:numId w:val="24"/>
        </w:numPr>
        <w:spacing w:line="360" w:lineRule="auto"/>
        <w:textAlignment w:val="baseline"/>
      </w:pPr>
      <w:r w:rsidRPr="00B56239">
        <w:t>Нажать на кнопку закрытия программы «Выход» в нижнем верхнем углу главного меню (См. рисунок 4.7.1);</w:t>
      </w:r>
    </w:p>
    <w:p w14:paraId="23231E6F" w14:textId="77777777" w:rsidR="00B8241E" w:rsidRPr="00B56239" w:rsidRDefault="00B8241E" w:rsidP="00B56239">
      <w:pPr>
        <w:pStyle w:val="paragraph"/>
        <w:spacing w:line="360" w:lineRule="auto"/>
        <w:jc w:val="center"/>
        <w:textAlignment w:val="baseline"/>
      </w:pPr>
      <w:r w:rsidRPr="00B56239">
        <w:rPr>
          <w:noProof/>
        </w:rPr>
        <w:drawing>
          <wp:inline distT="0" distB="0" distL="0" distR="0" wp14:anchorId="0366DC34" wp14:editId="1C1A6CB1">
            <wp:extent cx="1590675" cy="1268965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7403" t="61288" r="28327" b="18472"/>
                    <a:stretch/>
                  </pic:blipFill>
                  <pic:spPr bwMode="auto">
                    <a:xfrm>
                      <a:off x="0" y="0"/>
                      <a:ext cx="1595517" cy="1272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33E33" w14:textId="77777777" w:rsidR="00B8241E" w:rsidRPr="00B56239" w:rsidRDefault="00B8241E" w:rsidP="00B56239">
      <w:pPr>
        <w:pStyle w:val="paragraph"/>
        <w:spacing w:line="360" w:lineRule="auto"/>
        <w:jc w:val="center"/>
        <w:textAlignment w:val="baseline"/>
      </w:pPr>
      <w:r w:rsidRPr="00B56239">
        <w:t>Рисунок 4.7.1 – Кнопка выхода из игры</w:t>
      </w:r>
    </w:p>
    <w:p w14:paraId="3585F502" w14:textId="140152DF" w:rsidR="00B8241E" w:rsidRPr="00B56239" w:rsidRDefault="00B56239" w:rsidP="00B56239">
      <w:pPr>
        <w:pStyle w:val="af3"/>
        <w:ind w:firstLine="0"/>
        <w:rPr>
          <w:rFonts w:cs="Times New Roman"/>
          <w:sz w:val="24"/>
        </w:rPr>
      </w:pPr>
      <w:bookmarkStart w:id="71" w:name="_Toc106217402"/>
      <w:r w:rsidRPr="00B56239">
        <w:rPr>
          <w:rStyle w:val="normaltextrun"/>
          <w:rFonts w:cs="Times New Roman"/>
          <w:b/>
          <w:bCs/>
          <w:sz w:val="24"/>
        </w:rPr>
        <w:t xml:space="preserve">5 </w:t>
      </w:r>
      <w:r w:rsidR="00B8241E" w:rsidRPr="00B56239">
        <w:rPr>
          <w:rStyle w:val="normaltextrun"/>
          <w:rFonts w:cs="Times New Roman"/>
          <w:b/>
          <w:bCs/>
          <w:sz w:val="24"/>
        </w:rPr>
        <w:t>А</w:t>
      </w:r>
      <w:bookmarkEnd w:id="71"/>
      <w:r>
        <w:rPr>
          <w:rStyle w:val="normaltextrun"/>
          <w:rFonts w:cs="Times New Roman"/>
          <w:b/>
          <w:bCs/>
          <w:sz w:val="24"/>
        </w:rPr>
        <w:t>варийные ситуации</w:t>
      </w:r>
    </w:p>
    <w:p w14:paraId="6F151654" w14:textId="77777777" w:rsidR="00B8241E" w:rsidRPr="00B56239" w:rsidRDefault="00B8241E" w:rsidP="00B56239">
      <w:pPr>
        <w:pStyle w:val="af5"/>
        <w:rPr>
          <w:sz w:val="24"/>
        </w:rPr>
      </w:pPr>
      <w:r w:rsidRPr="00B56239">
        <w:rPr>
          <w:sz w:val="24"/>
        </w:rPr>
        <w:t>В случае возникновения аварийных ситуаций необходимо перезапустить программу.</w:t>
      </w:r>
    </w:p>
    <w:p w14:paraId="729287DE" w14:textId="310A2805" w:rsidR="00B8241E" w:rsidRPr="00B56239" w:rsidRDefault="00B56239" w:rsidP="00B56239">
      <w:pPr>
        <w:pStyle w:val="af3"/>
        <w:ind w:firstLine="0"/>
      </w:pPr>
      <w:bookmarkStart w:id="72" w:name="_Toc106217403"/>
      <w:r>
        <w:rPr>
          <w:rStyle w:val="normaltextrun"/>
          <w:rFonts w:cs="Times New Roman"/>
          <w:b/>
          <w:bCs/>
          <w:sz w:val="24"/>
        </w:rPr>
        <w:t xml:space="preserve">6 </w:t>
      </w:r>
      <w:r w:rsidR="00B8241E" w:rsidRPr="00B56239">
        <w:rPr>
          <w:rStyle w:val="normaltextrun"/>
          <w:rFonts w:cs="Times New Roman"/>
          <w:b/>
          <w:bCs/>
          <w:sz w:val="24"/>
        </w:rPr>
        <w:t>Р</w:t>
      </w:r>
      <w:bookmarkEnd w:id="72"/>
      <w:r>
        <w:rPr>
          <w:rStyle w:val="normaltextrun"/>
          <w:rFonts w:cs="Times New Roman"/>
          <w:b/>
          <w:bCs/>
          <w:sz w:val="24"/>
        </w:rPr>
        <w:t>екомендации к освоению</w:t>
      </w:r>
    </w:p>
    <w:p w14:paraId="7A733ACB" w14:textId="77777777" w:rsidR="00B8241E" w:rsidRPr="00B56239" w:rsidRDefault="00B8241E" w:rsidP="00B56239">
      <w:pPr>
        <w:pStyle w:val="af5"/>
        <w:rPr>
          <w:sz w:val="24"/>
        </w:rPr>
      </w:pPr>
      <w:r w:rsidRPr="00B56239">
        <w:rPr>
          <w:sz w:val="24"/>
        </w:rPr>
        <w:t>Для корректной работы с приложением необходимо:</w:t>
      </w:r>
    </w:p>
    <w:p w14:paraId="31A3745C" w14:textId="77777777" w:rsidR="00B8241E" w:rsidRPr="00B56239" w:rsidRDefault="00B8241E" w:rsidP="00B56239">
      <w:pPr>
        <w:pStyle w:val="af5"/>
        <w:numPr>
          <w:ilvl w:val="0"/>
          <w:numId w:val="20"/>
        </w:numPr>
        <w:rPr>
          <w:sz w:val="24"/>
        </w:rPr>
      </w:pPr>
      <w:r w:rsidRPr="00B56239">
        <w:rPr>
          <w:sz w:val="24"/>
        </w:rPr>
        <w:t>Ознакомиться с данным руководством пользователя;</w:t>
      </w:r>
    </w:p>
    <w:p w14:paraId="2EE07BE1" w14:textId="4FB2E799" w:rsidR="00B56239" w:rsidRDefault="00B8241E" w:rsidP="00B8241E">
      <w:pPr>
        <w:pStyle w:val="af5"/>
        <w:numPr>
          <w:ilvl w:val="0"/>
          <w:numId w:val="20"/>
        </w:numPr>
        <w:rPr>
          <w:sz w:val="24"/>
        </w:rPr>
      </w:pPr>
      <w:r w:rsidRPr="00B56239">
        <w:rPr>
          <w:noProof/>
          <w:sz w:val="24"/>
          <w:lang w:eastAsia="ru-RU" w:bidi="ar-SA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CC885D0" wp14:editId="73C24949">
                <wp:simplePos x="0" y="0"/>
                <wp:positionH relativeFrom="column">
                  <wp:posOffset>5601437</wp:posOffset>
                </wp:positionH>
                <wp:positionV relativeFrom="paragraph">
                  <wp:posOffset>4171470</wp:posOffset>
                </wp:positionV>
                <wp:extent cx="360" cy="360"/>
                <wp:effectExtent l="38100" t="38100" r="57150" b="57150"/>
                <wp:wrapNone/>
                <wp:docPr id="24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7985B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4" o:spid="_x0000_s1026" type="#_x0000_t75" style="position:absolute;margin-left:440.1pt;margin-top:327.5pt;width:2pt;height: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">
                <v:imagedata r:id="rId31" o:title=""/>
              </v:shape>
            </w:pict>
          </mc:Fallback>
        </mc:AlternateContent>
      </w:r>
      <w:r w:rsidRPr="00B56239">
        <w:rPr>
          <w:sz w:val="24"/>
        </w:rPr>
        <w:t>Иметь базовые умения работы с персональным компьютером.</w:t>
      </w:r>
    </w:p>
    <w:p w14:paraId="453CFC96" w14:textId="49FE9002" w:rsidR="00B8241E" w:rsidRPr="00B56239" w:rsidRDefault="00B56239" w:rsidP="00B56239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sz w:val="24"/>
        </w:rPr>
        <w:br w:type="page"/>
      </w:r>
    </w:p>
    <w:p w14:paraId="490BA255" w14:textId="003969A0" w:rsidR="00B56239" w:rsidRPr="00DC42FB" w:rsidRDefault="00B8241E" w:rsidP="00DC42FB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3" w:name="_Toc150197189"/>
      <w:r w:rsidRPr="00DC42F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РУКОВОДСТВО ПРОГРАММИСТА</w:t>
      </w:r>
      <w:bookmarkEnd w:id="73"/>
    </w:p>
    <w:p w14:paraId="3CCA6C8E" w14:textId="3C14DD87" w:rsidR="00B56239" w:rsidRPr="006F1A73" w:rsidRDefault="00B56239" w:rsidP="00DC42FB">
      <w:pPr>
        <w:pStyle w:val="af3"/>
        <w:ind w:firstLine="0"/>
        <w:rPr>
          <w:rStyle w:val="normaltextrun"/>
          <w:rFonts w:cs="Times New Roman"/>
          <w:b/>
          <w:bCs/>
          <w:sz w:val="24"/>
        </w:rPr>
      </w:pPr>
      <w:r w:rsidRPr="006F1A73">
        <w:rPr>
          <w:rStyle w:val="normaltextrun"/>
          <w:rFonts w:cs="Times New Roman"/>
          <w:b/>
          <w:bCs/>
          <w:sz w:val="24"/>
        </w:rPr>
        <w:t>1 Инсталляция программы</w:t>
      </w:r>
    </w:p>
    <w:p w14:paraId="3CB365E4" w14:textId="3D771AE8" w:rsidR="00B56239" w:rsidRPr="006F1A73" w:rsidRDefault="006F1A73" w:rsidP="006F1A73">
      <w:pPr>
        <w:pStyle w:val="af3"/>
        <w:rPr>
          <w:rFonts w:cs="Times New Roman"/>
          <w:b/>
          <w:sz w:val="24"/>
        </w:rPr>
      </w:pPr>
      <w:r>
        <w:rPr>
          <w:rFonts w:cs="Times New Roman"/>
          <w:b/>
          <w:sz w:val="24"/>
        </w:rPr>
        <w:t xml:space="preserve">1.1 </w:t>
      </w:r>
      <w:r w:rsidR="00B56239" w:rsidRPr="006F1A73">
        <w:rPr>
          <w:rFonts w:cs="Times New Roman"/>
          <w:b/>
          <w:sz w:val="24"/>
        </w:rPr>
        <w:t>Пользовательский вариант</w:t>
      </w:r>
    </w:p>
    <w:p w14:paraId="4958C1A8" w14:textId="77777777" w:rsidR="00B56239" w:rsidRPr="006F1A73" w:rsidRDefault="00B56239" w:rsidP="006F1A73">
      <w:pPr>
        <w:pStyle w:val="a7"/>
        <w:numPr>
          <w:ilvl w:val="2"/>
          <w:numId w:val="2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Скачать файлы для работоспособности программы, которые находится по ссылке  </w:t>
      </w:r>
      <w:hyperlink r:id="rId32" w:tgtFrame="_blank" w:history="1">
        <w:r w:rsidRPr="006F1A73">
          <w:rPr>
            <w:rStyle w:val="a6"/>
            <w:rFonts w:ascii="Times New Roman" w:hAnsi="Times New Roman" w:cs="Times New Roman"/>
            <w:sz w:val="24"/>
            <w:szCs w:val="24"/>
          </w:rPr>
          <w:t>https://github.com/polinamanylova/Praktika5.git</w:t>
        </w:r>
      </w:hyperlink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.</w:t>
      </w:r>
    </w:p>
    <w:p w14:paraId="6D0A1E19" w14:textId="77777777" w:rsidR="00B56239" w:rsidRPr="006F1A73" w:rsidRDefault="00B56239" w:rsidP="006F1A73">
      <w:pPr>
        <w:pStyle w:val="a7"/>
        <w:numPr>
          <w:ilvl w:val="2"/>
          <w:numId w:val="2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Для установки необходимо запустить файл </w:t>
      </w:r>
      <w:r w:rsidRPr="006F1A73">
        <w:rPr>
          <w:rFonts w:ascii="Times New Roman" w:eastAsiaTheme="minorEastAsia" w:hAnsi="Times New Roman" w:cs="Times New Roman"/>
          <w:sz w:val="24"/>
          <w:szCs w:val="24"/>
          <w:lang w:val="en-US" w:eastAsia="ru-RU"/>
        </w:rPr>
        <w:t>main</w:t>
      </w: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. </w:t>
      </w:r>
    </w:p>
    <w:p w14:paraId="38319DA4" w14:textId="77777777" w:rsidR="00B56239" w:rsidRPr="006F1A73" w:rsidRDefault="00B56239" w:rsidP="006F1A73">
      <w:pPr>
        <w:pStyle w:val="a7"/>
        <w:numPr>
          <w:ilvl w:val="2"/>
          <w:numId w:val="2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Проверить работоспособность программы.</w:t>
      </w:r>
    </w:p>
    <w:p w14:paraId="62798075" w14:textId="7B071623" w:rsidR="00B56239" w:rsidRPr="006F1A73" w:rsidRDefault="006F1A73" w:rsidP="006F1A73">
      <w:pPr>
        <w:pStyle w:val="af3"/>
        <w:rPr>
          <w:rFonts w:cs="Times New Roman"/>
          <w:b/>
          <w:sz w:val="24"/>
        </w:rPr>
      </w:pPr>
      <w:r>
        <w:rPr>
          <w:rFonts w:cs="Times New Roman"/>
          <w:b/>
          <w:sz w:val="24"/>
        </w:rPr>
        <w:t xml:space="preserve">1.2 </w:t>
      </w:r>
      <w:r w:rsidR="00B56239" w:rsidRPr="006F1A73">
        <w:rPr>
          <w:rFonts w:cs="Times New Roman"/>
          <w:b/>
          <w:sz w:val="24"/>
        </w:rPr>
        <w:t>Вариант поддержания и модернизации</w:t>
      </w:r>
    </w:p>
    <w:p w14:paraId="6A41E736" w14:textId="77777777" w:rsidR="00B56239" w:rsidRPr="006F1A73" w:rsidRDefault="00B56239" w:rsidP="006F1A73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Убедитесь, что на вашем компьютере установлен </w:t>
      </w:r>
      <w:r w:rsidRPr="006F1A73">
        <w:rPr>
          <w:rFonts w:ascii="Times New Roman" w:eastAsiaTheme="minorEastAsia" w:hAnsi="Times New Roman" w:cs="Times New Roman"/>
          <w:sz w:val="24"/>
          <w:szCs w:val="24"/>
          <w:lang w:val="en-US" w:eastAsia="ru-RU"/>
        </w:rPr>
        <w:t>Python</w:t>
      </w: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, с библиотекой </w:t>
      </w:r>
      <w:proofErr w:type="spellStart"/>
      <w:r w:rsidRPr="006F1A73">
        <w:rPr>
          <w:rFonts w:ascii="Times New Roman" w:eastAsiaTheme="minorEastAsia" w:hAnsi="Times New Roman" w:cs="Times New Roman"/>
          <w:sz w:val="24"/>
          <w:szCs w:val="24"/>
          <w:lang w:val="en-US" w:eastAsia="ru-RU"/>
        </w:rPr>
        <w:t>PyQt</w:t>
      </w:r>
      <w:proofErr w:type="spellEnd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5.</w:t>
      </w:r>
    </w:p>
    <w:p w14:paraId="7D4FF33B" w14:textId="77777777" w:rsidR="00B56239" w:rsidRPr="006F1A73" w:rsidRDefault="00B56239" w:rsidP="006F1A73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proofErr w:type="spellStart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Склонируйте</w:t>
      </w:r>
      <w:proofErr w:type="spellEnd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репозиторий программы с </w:t>
      </w:r>
      <w:proofErr w:type="spellStart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GitHub</w:t>
      </w:r>
      <w:proofErr w:type="spellEnd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с помощью команды </w:t>
      </w:r>
      <w:proofErr w:type="spellStart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git</w:t>
      </w:r>
      <w:proofErr w:type="spellEnd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clone</w:t>
      </w:r>
      <w:proofErr w:type="spellEnd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https://github.com/Deserag/Telegram-bot_for_analogov</w:t>
      </w:r>
    </w:p>
    <w:p w14:paraId="7F331EDB" w14:textId="77777777" w:rsidR="00B56239" w:rsidRPr="006F1A73" w:rsidRDefault="00B56239" w:rsidP="006F1A73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Перейдите в папку вашего проекта с помощью команды </w:t>
      </w:r>
      <w:proofErr w:type="spellStart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cd</w:t>
      </w:r>
      <w:proofErr w:type="spellEnd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repository</w:t>
      </w:r>
      <w:proofErr w:type="spellEnd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.</w:t>
      </w:r>
    </w:p>
    <w:p w14:paraId="6733C4A6" w14:textId="77777777" w:rsidR="00B56239" w:rsidRPr="006F1A73" w:rsidRDefault="00B56239" w:rsidP="006F1A73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Установите зависимости проекта, выполнив команду </w:t>
      </w:r>
      <w:proofErr w:type="spellStart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yarn</w:t>
      </w:r>
      <w:proofErr w:type="spellEnd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install</w:t>
      </w:r>
      <w:proofErr w:type="spellEnd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.</w:t>
      </w:r>
    </w:p>
    <w:p w14:paraId="480BEF58" w14:textId="77777777" w:rsidR="00B56239" w:rsidRPr="006F1A73" w:rsidRDefault="00B56239" w:rsidP="006F1A73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Запустите программу для проверки успешности установки командой </w:t>
      </w:r>
      <w:proofErr w:type="spellStart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yarn</w:t>
      </w:r>
      <w:proofErr w:type="spellEnd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start</w:t>
      </w:r>
      <w:proofErr w:type="spellEnd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.</w:t>
      </w:r>
    </w:p>
    <w:p w14:paraId="0CE9D10C" w14:textId="77777777" w:rsidR="00B56239" w:rsidRPr="006F1A73" w:rsidRDefault="00B56239" w:rsidP="006F1A73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Запустите программу и приступите к прохождению уровней.</w:t>
      </w:r>
    </w:p>
    <w:p w14:paraId="0105772E" w14:textId="2FA957BF" w:rsidR="00B56239" w:rsidRPr="006F1A73" w:rsidRDefault="006F1A73" w:rsidP="006F1A73">
      <w:pPr>
        <w:pStyle w:val="af3"/>
        <w:ind w:firstLine="0"/>
        <w:rPr>
          <w:rStyle w:val="normaltextrun"/>
          <w:rFonts w:cs="Times New Roman"/>
          <w:b/>
          <w:bCs/>
          <w:sz w:val="24"/>
        </w:rPr>
      </w:pPr>
      <w:r w:rsidRPr="006F1A73">
        <w:rPr>
          <w:rStyle w:val="normaltextrun"/>
          <w:rFonts w:cs="Times New Roman"/>
          <w:b/>
          <w:bCs/>
          <w:sz w:val="24"/>
        </w:rPr>
        <w:t xml:space="preserve">2 </w:t>
      </w:r>
      <w:r w:rsidR="00B56239" w:rsidRPr="006F1A73">
        <w:rPr>
          <w:rStyle w:val="normaltextrun"/>
          <w:rFonts w:cs="Times New Roman"/>
          <w:b/>
          <w:bCs/>
          <w:sz w:val="24"/>
        </w:rPr>
        <w:t xml:space="preserve">Проверка работоспособности </w:t>
      </w:r>
      <w:r w:rsidRPr="006F1A73">
        <w:rPr>
          <w:rStyle w:val="normaltextrun"/>
          <w:rFonts w:cs="Times New Roman"/>
          <w:b/>
          <w:bCs/>
          <w:sz w:val="24"/>
        </w:rPr>
        <w:t>игры</w:t>
      </w:r>
    </w:p>
    <w:p w14:paraId="49B9CD91" w14:textId="77777777" w:rsidR="00B56239" w:rsidRPr="006F1A73" w:rsidRDefault="00B56239" w:rsidP="006F1A7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Для проверки работоспособности требуется запустить программу с помощью команд (“</w:t>
      </w:r>
      <w:r w:rsidRPr="006F1A73">
        <w:rPr>
          <w:rFonts w:ascii="Times New Roman" w:eastAsiaTheme="minorEastAsia" w:hAnsi="Times New Roman" w:cs="Times New Roman"/>
          <w:sz w:val="24"/>
          <w:szCs w:val="24"/>
          <w:lang w:val="en-US" w:eastAsia="ru-RU"/>
        </w:rPr>
        <w:t>start</w:t>
      </w: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”).</w:t>
      </w:r>
    </w:p>
    <w:p w14:paraId="781013CF" w14:textId="226006F2" w:rsidR="00B56239" w:rsidRPr="006F1A73" w:rsidRDefault="006F1A73" w:rsidP="006F1A73">
      <w:pPr>
        <w:pStyle w:val="af3"/>
        <w:ind w:firstLine="0"/>
        <w:rPr>
          <w:rStyle w:val="normaltextrun"/>
          <w:rFonts w:cs="Times New Roman"/>
          <w:b/>
          <w:bCs/>
          <w:sz w:val="24"/>
        </w:rPr>
      </w:pPr>
      <w:r w:rsidRPr="006F1A73">
        <w:rPr>
          <w:rStyle w:val="normaltextrun"/>
          <w:rFonts w:cs="Times New Roman"/>
          <w:b/>
          <w:bCs/>
          <w:sz w:val="24"/>
        </w:rPr>
        <w:t xml:space="preserve">3 </w:t>
      </w:r>
      <w:r w:rsidR="00B56239" w:rsidRPr="006F1A73">
        <w:rPr>
          <w:rStyle w:val="normaltextrun"/>
          <w:rFonts w:cs="Times New Roman"/>
          <w:b/>
          <w:bCs/>
          <w:sz w:val="24"/>
        </w:rPr>
        <w:t>Поддержка программы</w:t>
      </w:r>
    </w:p>
    <w:p w14:paraId="1BD4D33A" w14:textId="77777777" w:rsidR="00B56239" w:rsidRPr="006F1A73" w:rsidRDefault="00B56239" w:rsidP="006F1A7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Регулярно проверяйте обновления библиотеки </w:t>
      </w:r>
      <w:proofErr w:type="spellStart"/>
      <w:r w:rsidRPr="006F1A73">
        <w:rPr>
          <w:rFonts w:ascii="Times New Roman" w:eastAsiaTheme="minorEastAsia" w:hAnsi="Times New Roman" w:cs="Times New Roman"/>
          <w:sz w:val="24"/>
          <w:szCs w:val="24"/>
          <w:lang w:val="en-US" w:eastAsia="ru-RU"/>
        </w:rPr>
        <w:t>PyQt</w:t>
      </w:r>
      <w:proofErr w:type="spellEnd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5, </w:t>
      </w:r>
      <w:proofErr w:type="spellStart"/>
      <w:r w:rsidRPr="006F1A73">
        <w:rPr>
          <w:rFonts w:ascii="Times New Roman" w:eastAsiaTheme="minorEastAsia" w:hAnsi="Times New Roman" w:cs="Times New Roman"/>
          <w:sz w:val="24"/>
          <w:szCs w:val="24"/>
          <w:lang w:val="en-US" w:eastAsia="ru-RU"/>
        </w:rPr>
        <w:t>QtWidgets</w:t>
      </w:r>
      <w:proofErr w:type="spellEnd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, </w:t>
      </w:r>
      <w:r w:rsidRPr="006F1A73">
        <w:rPr>
          <w:rFonts w:ascii="Times New Roman" w:eastAsiaTheme="minorEastAsia" w:hAnsi="Times New Roman" w:cs="Times New Roman"/>
          <w:sz w:val="24"/>
          <w:szCs w:val="24"/>
          <w:lang w:val="en-US" w:eastAsia="ru-RU"/>
        </w:rPr>
        <w:t>sys</w:t>
      </w: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.</w:t>
      </w:r>
    </w:p>
    <w:p w14:paraId="4EB8289E" w14:textId="77777777" w:rsidR="00B56239" w:rsidRPr="006F1A73" w:rsidRDefault="00B56239" w:rsidP="006F1A7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Отслеживайте сообщения об ошибках, поступающие от пользователей, и предоставляйте им поддержку, анализируя и исправляя проблемы.</w:t>
      </w:r>
    </w:p>
    <w:p w14:paraId="09FB195B" w14:textId="77777777" w:rsidR="00B56239" w:rsidRPr="006F1A73" w:rsidRDefault="00B56239" w:rsidP="006F1A7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Ведите документацию по программе, включая инструкции по устранению проблем и ответы на часто задаваемые вопросы и храните ее в репозитории на </w:t>
      </w:r>
      <w:proofErr w:type="spellStart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GitHub</w:t>
      </w:r>
      <w:proofErr w:type="spellEnd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.</w:t>
      </w:r>
    </w:p>
    <w:p w14:paraId="01087761" w14:textId="77777777" w:rsidR="00B56239" w:rsidRPr="006F1A73" w:rsidRDefault="00B56239" w:rsidP="006F1A7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Мониторьте производительность программы и проводите оптимизацию кода, включая </w:t>
      </w:r>
      <w:r w:rsidRPr="006F1A73">
        <w:rPr>
          <w:rFonts w:ascii="Times New Roman" w:eastAsiaTheme="minorEastAsia" w:hAnsi="Times New Roman" w:cs="Times New Roman"/>
          <w:sz w:val="24"/>
          <w:szCs w:val="24"/>
          <w:lang w:val="en-US" w:eastAsia="ru-RU"/>
        </w:rPr>
        <w:t>Python</w:t>
      </w: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.</w:t>
      </w:r>
    </w:p>
    <w:p w14:paraId="3CD86402" w14:textId="77777777" w:rsidR="00B56239" w:rsidRPr="006F1A73" w:rsidRDefault="00B56239" w:rsidP="006F1A7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Регулярно резервируйте данные программы, чтобы предотвратить потерю информации в случае сбоев или сбоев системы, используя соответствующие инструменты и методы, и храните их в безопасном месте, отдельно от репозитория.</w:t>
      </w:r>
    </w:p>
    <w:p w14:paraId="54817B2A" w14:textId="4B4DE89F" w:rsidR="00B56239" w:rsidRPr="006F1A73" w:rsidRDefault="006F1A73" w:rsidP="006F1A73">
      <w:pPr>
        <w:pStyle w:val="af3"/>
        <w:ind w:firstLine="0"/>
        <w:rPr>
          <w:rStyle w:val="normaltextrun"/>
        </w:rPr>
      </w:pPr>
      <w:r w:rsidRPr="006F1A73">
        <w:rPr>
          <w:rStyle w:val="normaltextrun"/>
          <w:rFonts w:cs="Times New Roman"/>
          <w:b/>
          <w:bCs/>
          <w:sz w:val="24"/>
        </w:rPr>
        <w:t xml:space="preserve">4 </w:t>
      </w:r>
      <w:r w:rsidR="00B56239" w:rsidRPr="006F1A73">
        <w:rPr>
          <w:rStyle w:val="normaltextrun"/>
          <w:rFonts w:cs="Times New Roman"/>
          <w:b/>
          <w:bCs/>
          <w:sz w:val="24"/>
        </w:rPr>
        <w:t>Модернизация</w:t>
      </w:r>
    </w:p>
    <w:p w14:paraId="065EE8C8" w14:textId="77777777" w:rsidR="00B56239" w:rsidRPr="006F1A73" w:rsidRDefault="00B56239" w:rsidP="006F1A7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Анализируйте обратную связь пользователей и их потребности, чтобы определить возможности для улучшения программы.</w:t>
      </w:r>
    </w:p>
    <w:p w14:paraId="0214F110" w14:textId="77777777" w:rsidR="00B56239" w:rsidRPr="006F1A73" w:rsidRDefault="00B56239" w:rsidP="006F1A7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Создайте новую ветку в репозитории для разработки новых функций.</w:t>
      </w:r>
    </w:p>
    <w:p w14:paraId="7870B353" w14:textId="77777777" w:rsidR="00B56239" w:rsidRPr="006F1A73" w:rsidRDefault="00B56239" w:rsidP="006F1A7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lastRenderedPageBreak/>
        <w:t xml:space="preserve">Разрабатывайте и реализуйте новые функции или улучшения, основываясь на исследованиях и требованиях пользователей, используя </w:t>
      </w:r>
      <w:r w:rsidRPr="006F1A73">
        <w:rPr>
          <w:rFonts w:ascii="Times New Roman" w:eastAsiaTheme="minorEastAsia" w:hAnsi="Times New Roman" w:cs="Times New Roman"/>
          <w:sz w:val="24"/>
          <w:szCs w:val="24"/>
          <w:lang w:val="en-US" w:eastAsia="ru-RU"/>
        </w:rPr>
        <w:t>Python</w:t>
      </w: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для разработки логики программы.</w:t>
      </w:r>
    </w:p>
    <w:p w14:paraId="169C600F" w14:textId="77777777" w:rsidR="00B56239" w:rsidRPr="006F1A73" w:rsidRDefault="00B56239" w:rsidP="006F1A7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Тестируйте новые функции перед их выпуском, чтобы убедиться в их правильной работе и отсутствии ошибок, используя соответствующие инструменты для тестирования </w:t>
      </w:r>
      <w:r w:rsidRPr="006F1A73">
        <w:rPr>
          <w:rFonts w:ascii="Times New Roman" w:eastAsiaTheme="minorEastAsia" w:hAnsi="Times New Roman" w:cs="Times New Roman"/>
          <w:sz w:val="24"/>
          <w:szCs w:val="24"/>
          <w:lang w:val="en-US" w:eastAsia="ru-RU"/>
        </w:rPr>
        <w:t>Python</w:t>
      </w: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кода.</w:t>
      </w:r>
    </w:p>
    <w:p w14:paraId="081DCF08" w14:textId="77777777" w:rsidR="00B56239" w:rsidRPr="006F1A73" w:rsidRDefault="00B56239" w:rsidP="006F1A7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Обновляйте документацию программы, чтобы отразить новые функции и изменения, и убедитесь, что она соответствует актуальной версии программы, и отправьте изменения в репозиторий.</w:t>
      </w:r>
    </w:p>
    <w:p w14:paraId="7A9C267E" w14:textId="77777777" w:rsidR="00B56239" w:rsidRPr="006F1A73" w:rsidRDefault="00B56239" w:rsidP="006F1A7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Проводите регулярное обслуживание программы, включая оптимизацию кода, в том числе </w:t>
      </w:r>
      <w:r w:rsidRPr="006F1A73">
        <w:rPr>
          <w:rFonts w:ascii="Times New Roman" w:eastAsiaTheme="minorEastAsia" w:hAnsi="Times New Roman" w:cs="Times New Roman"/>
          <w:sz w:val="24"/>
          <w:szCs w:val="24"/>
          <w:lang w:val="en-US" w:eastAsia="ru-RU"/>
        </w:rPr>
        <w:t>Python</w:t>
      </w:r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6F1A73">
        <w:rPr>
          <w:rFonts w:ascii="Times New Roman" w:eastAsiaTheme="minorEastAsia" w:hAnsi="Times New Roman" w:cs="Times New Roman"/>
          <w:sz w:val="24"/>
          <w:szCs w:val="24"/>
          <w:lang w:val="en-US" w:eastAsia="ru-RU"/>
        </w:rPr>
        <w:t>PyQt</w:t>
      </w:r>
      <w:proofErr w:type="spellEnd"/>
      <w:r w:rsidRPr="006F1A73">
        <w:rPr>
          <w:rFonts w:ascii="Times New Roman" w:eastAsiaTheme="minorEastAsia" w:hAnsi="Times New Roman" w:cs="Times New Roman"/>
          <w:sz w:val="24"/>
          <w:szCs w:val="24"/>
          <w:lang w:eastAsia="ru-RU"/>
        </w:rPr>
        <w:t>5, и обновление зависимостей.</w:t>
      </w:r>
    </w:p>
    <w:p w14:paraId="6C734715" w14:textId="1D7AD14A" w:rsidR="00B56239" w:rsidRDefault="006F1A73" w:rsidP="00B5623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E5F634E" w14:textId="4739BE82" w:rsidR="008916F7" w:rsidRPr="00DC42FB" w:rsidRDefault="00B8241E" w:rsidP="00DC42FB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4" w:name="_Toc150197190"/>
      <w:r w:rsidRPr="00DC42F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ПРОГРАММА И МЕТОДИКА ИСПЫТАНИЙ</w:t>
      </w:r>
      <w:bookmarkEnd w:id="74"/>
    </w:p>
    <w:p w14:paraId="7668444A" w14:textId="3DBABAED" w:rsidR="006F1A73" w:rsidRPr="00E96697" w:rsidRDefault="006F1A73" w:rsidP="00DC42FB">
      <w:pPr>
        <w:pStyle w:val="af3"/>
        <w:ind w:firstLine="0"/>
        <w:rPr>
          <w:rStyle w:val="normaltextrun"/>
          <w:rFonts w:cs="Times New Roman"/>
          <w:b/>
          <w:sz w:val="24"/>
        </w:rPr>
      </w:pPr>
      <w:bookmarkStart w:id="75" w:name="_Toc73597772"/>
      <w:bookmarkStart w:id="76" w:name="_Toc106264592"/>
      <w:r w:rsidRPr="00E96697">
        <w:rPr>
          <w:rStyle w:val="normaltextrun"/>
          <w:rFonts w:cs="Times New Roman"/>
          <w:b/>
          <w:bCs/>
          <w:sz w:val="24"/>
        </w:rPr>
        <w:t>1 Аннотация</w:t>
      </w:r>
      <w:bookmarkEnd w:id="75"/>
      <w:bookmarkEnd w:id="76"/>
    </w:p>
    <w:p w14:paraId="1910D0A2" w14:textId="77777777" w:rsidR="006F1A73" w:rsidRPr="00E96697" w:rsidRDefault="006F1A73" w:rsidP="006F1A73">
      <w:pPr>
        <w:pStyle w:val="af5"/>
        <w:rPr>
          <w:sz w:val="24"/>
        </w:rPr>
      </w:pPr>
      <w:r w:rsidRPr="00E96697">
        <w:rPr>
          <w:sz w:val="24"/>
        </w:rPr>
        <w:t>Настоящая Программа и методика испытаний системы (ЛИ «Обведи, не отрывая пера») предназначена для проверки выполнения заданных функций Системы, определения и проверки соответствия требованиям ТЗ количественных и качественных характеристик Системы, выявления и устранения недостатков в действиях Системы и в разработанной документации на этапе проведения приёмочных испытаний.</w:t>
      </w:r>
    </w:p>
    <w:p w14:paraId="3520932B" w14:textId="77777777" w:rsidR="006F1A73" w:rsidRPr="00E96697" w:rsidRDefault="006F1A73" w:rsidP="006F1A73">
      <w:pPr>
        <w:pStyle w:val="af5"/>
        <w:rPr>
          <w:sz w:val="24"/>
        </w:rPr>
      </w:pPr>
      <w:r w:rsidRPr="00E96697">
        <w:rPr>
          <w:sz w:val="24"/>
        </w:rPr>
        <w:t>Программа и методика испытаний разработана в соответствии с требованиями ГОСТ 34.603–92, ГОСТ 19.301–79.</w:t>
      </w:r>
    </w:p>
    <w:p w14:paraId="6CFC1E0D" w14:textId="75DE621D" w:rsidR="006F1A73" w:rsidRPr="00E96697" w:rsidRDefault="006F1A73" w:rsidP="006F1A73">
      <w:pPr>
        <w:pStyle w:val="af3"/>
        <w:numPr>
          <w:ilvl w:val="0"/>
          <w:numId w:val="37"/>
        </w:numPr>
        <w:rPr>
          <w:rStyle w:val="normaltextrun"/>
          <w:rFonts w:cs="Times New Roman"/>
          <w:b/>
          <w:sz w:val="24"/>
        </w:rPr>
      </w:pPr>
      <w:bookmarkStart w:id="77" w:name="_Toc104467564"/>
      <w:bookmarkStart w:id="78" w:name="_Toc106264593"/>
      <w:r w:rsidRPr="00E96697">
        <w:rPr>
          <w:rStyle w:val="normaltextrun"/>
          <w:rFonts w:cs="Times New Roman"/>
          <w:b/>
          <w:bCs/>
          <w:sz w:val="24"/>
        </w:rPr>
        <w:t>Объект испытаний</w:t>
      </w:r>
      <w:bookmarkEnd w:id="77"/>
      <w:bookmarkEnd w:id="78"/>
    </w:p>
    <w:p w14:paraId="1F19D269" w14:textId="7DCD3AC9" w:rsidR="006F1A73" w:rsidRPr="00E96697" w:rsidRDefault="006F1A73" w:rsidP="006F1A73">
      <w:pPr>
        <w:pStyle w:val="af3"/>
        <w:rPr>
          <w:rFonts w:cs="Times New Roman"/>
          <w:b/>
          <w:sz w:val="24"/>
        </w:rPr>
      </w:pPr>
      <w:bookmarkStart w:id="79" w:name="_Toc104467565"/>
      <w:bookmarkStart w:id="80" w:name="_Toc106264594"/>
      <w:r w:rsidRPr="00E96697">
        <w:rPr>
          <w:rFonts w:cs="Times New Roman"/>
          <w:b/>
          <w:sz w:val="24"/>
        </w:rPr>
        <w:t>2.1 Наименование системы</w:t>
      </w:r>
      <w:bookmarkEnd w:id="79"/>
      <w:bookmarkEnd w:id="80"/>
    </w:p>
    <w:p w14:paraId="3CA9B905" w14:textId="77777777" w:rsidR="006F1A73" w:rsidRPr="00E96697" w:rsidRDefault="006F1A73" w:rsidP="006F1A73">
      <w:pPr>
        <w:pStyle w:val="af5"/>
        <w:rPr>
          <w:sz w:val="24"/>
        </w:rPr>
      </w:pPr>
      <w:r w:rsidRPr="00E96697">
        <w:rPr>
          <w:sz w:val="24"/>
        </w:rPr>
        <w:t>Система, предназначенная для организации образовательного и игрового процесса и развития логики в виде игры «Обведи, не отрывая пера».</w:t>
      </w:r>
    </w:p>
    <w:p w14:paraId="562BDB78" w14:textId="45553E7C" w:rsidR="006F1A73" w:rsidRPr="00E96697" w:rsidRDefault="006F1A73" w:rsidP="006F1A73">
      <w:pPr>
        <w:pStyle w:val="af3"/>
        <w:rPr>
          <w:rFonts w:cs="Times New Roman"/>
          <w:b/>
          <w:sz w:val="24"/>
        </w:rPr>
      </w:pPr>
      <w:bookmarkStart w:id="81" w:name="_Toc104467566"/>
      <w:bookmarkStart w:id="82" w:name="_Toc106264595"/>
      <w:r w:rsidRPr="00E96697">
        <w:rPr>
          <w:rFonts w:cs="Times New Roman"/>
          <w:b/>
          <w:sz w:val="24"/>
        </w:rPr>
        <w:t>2.2 Область применения системы</w:t>
      </w:r>
      <w:bookmarkEnd w:id="81"/>
      <w:bookmarkEnd w:id="82"/>
    </w:p>
    <w:p w14:paraId="6B8F5E96" w14:textId="77777777" w:rsidR="006F1A73" w:rsidRPr="00E96697" w:rsidRDefault="006F1A73" w:rsidP="006F1A73">
      <w:pPr>
        <w:pStyle w:val="af5"/>
        <w:rPr>
          <w:sz w:val="24"/>
        </w:rPr>
      </w:pPr>
      <w:r w:rsidRPr="00E96697">
        <w:rPr>
          <w:sz w:val="24"/>
        </w:rPr>
        <w:t>Система является программным продуктом для обучения детей работе с компьютером или для использования в развлекательных целях.</w:t>
      </w:r>
    </w:p>
    <w:p w14:paraId="762C9215" w14:textId="450A2DC1" w:rsidR="006F1A73" w:rsidRPr="00E96697" w:rsidRDefault="006F1A73" w:rsidP="006F1A73">
      <w:pPr>
        <w:pStyle w:val="af3"/>
        <w:rPr>
          <w:rFonts w:cs="Times New Roman"/>
          <w:b/>
          <w:sz w:val="24"/>
        </w:rPr>
      </w:pPr>
      <w:bookmarkStart w:id="83" w:name="_Toc104467567"/>
      <w:bookmarkStart w:id="84" w:name="_Toc106264596"/>
      <w:r w:rsidRPr="00E96697">
        <w:rPr>
          <w:rFonts w:cs="Times New Roman"/>
          <w:b/>
          <w:sz w:val="24"/>
        </w:rPr>
        <w:t>2.3 Условное обозначение системы</w:t>
      </w:r>
      <w:bookmarkEnd w:id="83"/>
      <w:bookmarkEnd w:id="84"/>
    </w:p>
    <w:p w14:paraId="70AD7A06" w14:textId="5DCFEEB0" w:rsidR="006F1A73" w:rsidRPr="00E96697" w:rsidRDefault="006F1A73" w:rsidP="006F1A73">
      <w:pPr>
        <w:pStyle w:val="af5"/>
        <w:rPr>
          <w:sz w:val="24"/>
        </w:rPr>
      </w:pPr>
      <w:r w:rsidRPr="00E96697">
        <w:rPr>
          <w:sz w:val="24"/>
        </w:rPr>
        <w:t>Условное обозначение Системы – «Обведи, не отрывая пера». </w:t>
      </w:r>
    </w:p>
    <w:p w14:paraId="4A2F3768" w14:textId="03E2CAC6" w:rsidR="006F1A73" w:rsidRPr="00E96697" w:rsidRDefault="006F1A73" w:rsidP="006F1A73">
      <w:pPr>
        <w:pStyle w:val="af3"/>
        <w:numPr>
          <w:ilvl w:val="0"/>
          <w:numId w:val="37"/>
        </w:numPr>
        <w:rPr>
          <w:rStyle w:val="normaltextrun"/>
          <w:rFonts w:cs="Times New Roman"/>
          <w:b/>
          <w:bCs/>
          <w:sz w:val="24"/>
        </w:rPr>
      </w:pPr>
      <w:bookmarkStart w:id="85" w:name="_Toc104467568"/>
      <w:bookmarkStart w:id="86" w:name="_Toc106264597"/>
      <w:r w:rsidRPr="00E96697">
        <w:rPr>
          <w:rStyle w:val="normaltextrun"/>
          <w:rFonts w:cs="Times New Roman"/>
          <w:b/>
          <w:bCs/>
          <w:sz w:val="24"/>
        </w:rPr>
        <w:t>Цель испытаний</w:t>
      </w:r>
      <w:bookmarkEnd w:id="85"/>
      <w:bookmarkEnd w:id="86"/>
    </w:p>
    <w:p w14:paraId="106D7B1C" w14:textId="77777777" w:rsidR="006F1A73" w:rsidRPr="00E96697" w:rsidRDefault="006F1A73" w:rsidP="006F1A73">
      <w:pPr>
        <w:pStyle w:val="af5"/>
        <w:rPr>
          <w:sz w:val="24"/>
        </w:rPr>
      </w:pPr>
      <w:r w:rsidRPr="00E96697">
        <w:rPr>
          <w:sz w:val="24"/>
        </w:rPr>
        <w:t xml:space="preserve">Целью проводимых по настоящей программе и методике испытаний «Обведи, не отрывая пера» является определение функциональной работоспособности системы на этапе проведения испытаний, состав и качество сопроводительной документации. </w:t>
      </w:r>
    </w:p>
    <w:p w14:paraId="6F98A6A8" w14:textId="6B68A20B" w:rsidR="006F1A73" w:rsidRPr="00E96697" w:rsidRDefault="006F1A73" w:rsidP="006F1A73">
      <w:pPr>
        <w:pStyle w:val="af5"/>
        <w:rPr>
          <w:sz w:val="24"/>
        </w:rPr>
      </w:pPr>
      <w:r w:rsidRPr="00E96697">
        <w:rPr>
          <w:sz w:val="24"/>
        </w:rPr>
        <w:t>Программа испытаний должна удостоверить работоспособность «Обведи, не отрывая пера» в соответствии с функциональным предназначением.</w:t>
      </w:r>
    </w:p>
    <w:p w14:paraId="4E3E7550" w14:textId="688903EE" w:rsidR="006F1A73" w:rsidRPr="00E96697" w:rsidRDefault="006F1A73" w:rsidP="006F1A73">
      <w:pPr>
        <w:pStyle w:val="af3"/>
        <w:numPr>
          <w:ilvl w:val="0"/>
          <w:numId w:val="37"/>
        </w:numPr>
        <w:rPr>
          <w:rStyle w:val="normaltextrun"/>
          <w:rFonts w:cs="Times New Roman"/>
          <w:b/>
          <w:bCs/>
          <w:sz w:val="24"/>
        </w:rPr>
      </w:pPr>
      <w:bookmarkStart w:id="87" w:name="_Toc73597775"/>
      <w:bookmarkStart w:id="88" w:name="_Toc88291131"/>
      <w:bookmarkStart w:id="89" w:name="_Toc104467569"/>
      <w:bookmarkStart w:id="90" w:name="_Toc106264598"/>
      <w:r w:rsidRPr="00E96697">
        <w:rPr>
          <w:rStyle w:val="normaltextrun"/>
          <w:rFonts w:cs="Times New Roman"/>
          <w:b/>
          <w:bCs/>
          <w:sz w:val="24"/>
        </w:rPr>
        <w:t>Общие положения</w:t>
      </w:r>
      <w:bookmarkEnd w:id="87"/>
      <w:bookmarkEnd w:id="88"/>
      <w:bookmarkEnd w:id="89"/>
      <w:bookmarkEnd w:id="90"/>
    </w:p>
    <w:p w14:paraId="4D2768AF" w14:textId="09D28F7F" w:rsidR="006F1A73" w:rsidRPr="00E96697" w:rsidRDefault="006F1A73" w:rsidP="006F1A73">
      <w:pPr>
        <w:pStyle w:val="af3"/>
        <w:rPr>
          <w:rFonts w:cs="Times New Roman"/>
          <w:b/>
          <w:sz w:val="24"/>
        </w:rPr>
      </w:pPr>
      <w:bookmarkStart w:id="91" w:name="_Toc104467570"/>
      <w:bookmarkStart w:id="92" w:name="_Toc106264599"/>
      <w:r w:rsidRPr="00E96697">
        <w:rPr>
          <w:rFonts w:cs="Times New Roman"/>
          <w:b/>
          <w:sz w:val="24"/>
        </w:rPr>
        <w:t>4.1 Перечень руководящих документов, на основании которых проводятся испытания</w:t>
      </w:r>
      <w:bookmarkEnd w:id="91"/>
      <w:bookmarkEnd w:id="92"/>
    </w:p>
    <w:p w14:paraId="7BE7ED9E" w14:textId="77777777" w:rsidR="006F1A73" w:rsidRPr="00E96697" w:rsidRDefault="006F1A73" w:rsidP="006F1A73">
      <w:pPr>
        <w:pStyle w:val="af5"/>
        <w:rPr>
          <w:sz w:val="24"/>
        </w:rPr>
      </w:pPr>
      <w:r w:rsidRPr="00E96697">
        <w:rPr>
          <w:sz w:val="24"/>
        </w:rPr>
        <w:t>Приёмочные испытания «Обведи, не отрывая пера» проводятся на основании следующих документов:</w:t>
      </w:r>
    </w:p>
    <w:p w14:paraId="0B93C3C2" w14:textId="77777777" w:rsidR="006F1A73" w:rsidRPr="00E96697" w:rsidRDefault="006F1A73" w:rsidP="006F1A73">
      <w:pPr>
        <w:pStyle w:val="1212"/>
        <w:rPr>
          <w:sz w:val="24"/>
          <w:szCs w:val="24"/>
        </w:rPr>
      </w:pPr>
      <w:r w:rsidRPr="00E96697">
        <w:rPr>
          <w:sz w:val="24"/>
          <w:szCs w:val="24"/>
        </w:rPr>
        <w:tab/>
        <w:t>Утверждённое Техническое задание на разработку «Обведи, не отрывая пера»;</w:t>
      </w:r>
    </w:p>
    <w:p w14:paraId="3EC9989B" w14:textId="77777777" w:rsidR="006F1A73" w:rsidRPr="00E96697" w:rsidRDefault="006F1A73" w:rsidP="006F1A73">
      <w:pPr>
        <w:pStyle w:val="1212"/>
        <w:rPr>
          <w:sz w:val="24"/>
          <w:szCs w:val="24"/>
        </w:rPr>
      </w:pPr>
      <w:r w:rsidRPr="00E96697">
        <w:rPr>
          <w:sz w:val="24"/>
          <w:szCs w:val="24"/>
        </w:rPr>
        <w:tab/>
        <w:t>Настоящая Программа и методика приёмочных испытаний.</w:t>
      </w:r>
    </w:p>
    <w:p w14:paraId="56F055D0" w14:textId="334DA69B" w:rsidR="006F1A73" w:rsidRPr="00E96697" w:rsidRDefault="006F1A73" w:rsidP="006F1A73">
      <w:pPr>
        <w:pStyle w:val="af3"/>
        <w:rPr>
          <w:rFonts w:cs="Times New Roman"/>
          <w:b/>
          <w:sz w:val="24"/>
        </w:rPr>
      </w:pPr>
      <w:bookmarkStart w:id="93" w:name="_Toc104467571"/>
      <w:bookmarkStart w:id="94" w:name="_Toc106264600"/>
      <w:r w:rsidRPr="00E96697">
        <w:rPr>
          <w:rFonts w:cs="Times New Roman"/>
          <w:b/>
          <w:sz w:val="24"/>
        </w:rPr>
        <w:lastRenderedPageBreak/>
        <w:t>4.2 Место и продолжительность испытаний</w:t>
      </w:r>
      <w:bookmarkEnd w:id="93"/>
      <w:bookmarkEnd w:id="94"/>
    </w:p>
    <w:p w14:paraId="5D18EECB" w14:textId="77777777" w:rsidR="006F1A73" w:rsidRPr="00E96697" w:rsidRDefault="006F1A73" w:rsidP="006F1A73">
      <w:pPr>
        <w:pStyle w:val="af5"/>
        <w:rPr>
          <w:sz w:val="24"/>
        </w:rPr>
      </w:pPr>
      <w:r w:rsidRPr="00E96697">
        <w:rPr>
          <w:sz w:val="24"/>
        </w:rPr>
        <w:t>Место проведения испытаний – ПЭВМ, соответствующая минимальным системным требованиям</w:t>
      </w:r>
    </w:p>
    <w:p w14:paraId="208DC09C" w14:textId="77777777" w:rsidR="006F1A73" w:rsidRPr="00E96697" w:rsidRDefault="006F1A73" w:rsidP="006F1A73">
      <w:pPr>
        <w:pStyle w:val="af5"/>
        <w:rPr>
          <w:sz w:val="24"/>
        </w:rPr>
      </w:pPr>
      <w:r w:rsidRPr="00E96697">
        <w:rPr>
          <w:sz w:val="24"/>
        </w:rPr>
        <w:t>Продолжительность испытаний устанавливается Приказом Заказчика о составе приёмочной комиссии и проведении приёмочных испытаний.</w:t>
      </w:r>
    </w:p>
    <w:p w14:paraId="7922D27F" w14:textId="369E500A" w:rsidR="006F1A73" w:rsidRPr="00E96697" w:rsidRDefault="006F1A73" w:rsidP="006F1A73">
      <w:pPr>
        <w:pStyle w:val="af3"/>
        <w:rPr>
          <w:rFonts w:cs="Times New Roman"/>
          <w:b/>
          <w:sz w:val="24"/>
        </w:rPr>
      </w:pPr>
      <w:bookmarkStart w:id="95" w:name="_Toc104467572"/>
      <w:bookmarkStart w:id="96" w:name="_Toc106264601"/>
      <w:r w:rsidRPr="00E96697">
        <w:rPr>
          <w:rFonts w:cs="Times New Roman"/>
          <w:b/>
          <w:sz w:val="24"/>
        </w:rPr>
        <w:t>4.3 Организации, участвующие в испытаниях</w:t>
      </w:r>
      <w:bookmarkEnd w:id="95"/>
      <w:bookmarkEnd w:id="96"/>
    </w:p>
    <w:p w14:paraId="47F24A52" w14:textId="77777777" w:rsidR="006F1A73" w:rsidRPr="00E96697" w:rsidRDefault="006F1A73" w:rsidP="006F1A73">
      <w:pPr>
        <w:pStyle w:val="af5"/>
        <w:rPr>
          <w:sz w:val="24"/>
        </w:rPr>
      </w:pPr>
      <w:r w:rsidRPr="00E96697">
        <w:rPr>
          <w:sz w:val="24"/>
        </w:rPr>
        <w:t>В приёмочных испытаниях участвуют следующий перечень лиц:</w:t>
      </w:r>
    </w:p>
    <w:p w14:paraId="351A131E" w14:textId="77777777" w:rsidR="006F1A73" w:rsidRPr="00E96697" w:rsidRDefault="006F1A73" w:rsidP="006F1A73">
      <w:pPr>
        <w:pStyle w:val="1212"/>
        <w:rPr>
          <w:sz w:val="24"/>
          <w:szCs w:val="24"/>
        </w:rPr>
      </w:pPr>
      <w:r w:rsidRPr="00E96697">
        <w:rPr>
          <w:sz w:val="24"/>
          <w:szCs w:val="24"/>
        </w:rPr>
        <w:t>ВятГУ(колледж) Самоделкин П. А. (Заказчик);</w:t>
      </w:r>
    </w:p>
    <w:p w14:paraId="445C2BE2" w14:textId="77777777" w:rsidR="006F1A73" w:rsidRPr="00E96697" w:rsidRDefault="006F1A73" w:rsidP="006F1A73">
      <w:pPr>
        <w:pStyle w:val="1212"/>
        <w:rPr>
          <w:sz w:val="24"/>
          <w:szCs w:val="24"/>
        </w:rPr>
      </w:pPr>
      <w:r w:rsidRPr="00E96697">
        <w:rPr>
          <w:sz w:val="24"/>
          <w:szCs w:val="24"/>
        </w:rPr>
        <w:t xml:space="preserve">ВятГУ(колледж) </w:t>
      </w:r>
      <w:proofErr w:type="spellStart"/>
      <w:r w:rsidRPr="00E96697">
        <w:rPr>
          <w:sz w:val="24"/>
          <w:szCs w:val="24"/>
        </w:rPr>
        <w:t>Ржаникова</w:t>
      </w:r>
      <w:proofErr w:type="spellEnd"/>
      <w:r w:rsidRPr="00E96697">
        <w:rPr>
          <w:sz w:val="24"/>
          <w:szCs w:val="24"/>
        </w:rPr>
        <w:t xml:space="preserve"> Е. Д. (Заказчик);</w:t>
      </w:r>
    </w:p>
    <w:p w14:paraId="1F0C499B" w14:textId="77777777" w:rsidR="006F1A73" w:rsidRPr="00E96697" w:rsidRDefault="006F1A73" w:rsidP="006F1A73">
      <w:pPr>
        <w:pStyle w:val="1212"/>
        <w:rPr>
          <w:sz w:val="24"/>
          <w:szCs w:val="24"/>
        </w:rPr>
      </w:pPr>
      <w:r w:rsidRPr="00E96697">
        <w:rPr>
          <w:sz w:val="24"/>
          <w:szCs w:val="24"/>
        </w:rPr>
        <w:t>ВятГУ(колледж) Кошкин О. В. (Заказчик)</w:t>
      </w:r>
    </w:p>
    <w:p w14:paraId="3570843E" w14:textId="77777777" w:rsidR="006F1A73" w:rsidRPr="00E96697" w:rsidRDefault="006F1A73" w:rsidP="006F1A73">
      <w:pPr>
        <w:pStyle w:val="1212"/>
        <w:rPr>
          <w:sz w:val="24"/>
          <w:szCs w:val="24"/>
        </w:rPr>
      </w:pPr>
      <w:r w:rsidRPr="00E96697">
        <w:rPr>
          <w:sz w:val="24"/>
          <w:szCs w:val="24"/>
        </w:rPr>
        <w:t>Манылова П. М. (Исполнитель)</w:t>
      </w:r>
    </w:p>
    <w:p w14:paraId="388E1C8F" w14:textId="7624097A" w:rsidR="006F1A73" w:rsidRPr="00E96697" w:rsidRDefault="006F1A73" w:rsidP="006F1A73">
      <w:pPr>
        <w:pStyle w:val="af3"/>
        <w:rPr>
          <w:rFonts w:cs="Times New Roman"/>
          <w:b/>
          <w:sz w:val="24"/>
        </w:rPr>
      </w:pPr>
      <w:bookmarkStart w:id="97" w:name="_Toc104467573"/>
      <w:bookmarkStart w:id="98" w:name="_Toc106264602"/>
      <w:r w:rsidRPr="00E96697">
        <w:rPr>
          <w:rFonts w:cs="Times New Roman"/>
          <w:b/>
          <w:sz w:val="24"/>
        </w:rPr>
        <w:t>4.4 Перечень предъявляемых на испытания документов</w:t>
      </w:r>
      <w:bookmarkEnd w:id="97"/>
      <w:bookmarkEnd w:id="98"/>
    </w:p>
    <w:p w14:paraId="3EEA7237" w14:textId="77777777" w:rsidR="006F1A73" w:rsidRPr="00E96697" w:rsidRDefault="006F1A73" w:rsidP="006F1A73">
      <w:pPr>
        <w:pStyle w:val="af5"/>
        <w:rPr>
          <w:color w:val="000000"/>
          <w:sz w:val="24"/>
        </w:rPr>
      </w:pPr>
      <w:r w:rsidRPr="00E96697">
        <w:rPr>
          <w:sz w:val="24"/>
        </w:rPr>
        <w:t>Для проведения испытаний Исполнителем предъявляются следующие документы:</w:t>
      </w:r>
    </w:p>
    <w:p w14:paraId="432C80C5" w14:textId="77777777" w:rsidR="006F1A73" w:rsidRPr="00E96697" w:rsidRDefault="006F1A73" w:rsidP="006F1A73">
      <w:pPr>
        <w:pStyle w:val="1212"/>
        <w:rPr>
          <w:sz w:val="24"/>
          <w:szCs w:val="24"/>
        </w:rPr>
      </w:pPr>
      <w:r w:rsidRPr="00E96697">
        <w:rPr>
          <w:sz w:val="24"/>
          <w:szCs w:val="24"/>
        </w:rPr>
        <w:t>Методика испытаний «Обведи, не отрывая пера»;</w:t>
      </w:r>
    </w:p>
    <w:p w14:paraId="1D54E8C6" w14:textId="77777777" w:rsidR="006F1A73" w:rsidRPr="00E96697" w:rsidRDefault="006F1A73" w:rsidP="006F1A73">
      <w:pPr>
        <w:pStyle w:val="1212"/>
        <w:rPr>
          <w:sz w:val="24"/>
          <w:szCs w:val="24"/>
        </w:rPr>
      </w:pPr>
      <w:r w:rsidRPr="00E96697">
        <w:rPr>
          <w:sz w:val="24"/>
          <w:szCs w:val="24"/>
        </w:rPr>
        <w:t>Техническое задание на создание «Обведи, не отрывая пера».</w:t>
      </w:r>
    </w:p>
    <w:p w14:paraId="5D72BA49" w14:textId="77777777" w:rsidR="006F1A73" w:rsidRPr="00E96697" w:rsidRDefault="006F1A73" w:rsidP="006F1A73">
      <w:pPr>
        <w:pStyle w:val="af3"/>
        <w:numPr>
          <w:ilvl w:val="0"/>
          <w:numId w:val="37"/>
        </w:numPr>
        <w:rPr>
          <w:rStyle w:val="normaltextrun"/>
          <w:rFonts w:cs="Times New Roman"/>
          <w:b/>
          <w:bCs/>
          <w:sz w:val="24"/>
        </w:rPr>
      </w:pPr>
      <w:bookmarkStart w:id="99" w:name="_Toc104467574"/>
      <w:bookmarkStart w:id="100" w:name="_Toc106264603"/>
      <w:r w:rsidRPr="00E96697">
        <w:rPr>
          <w:rStyle w:val="normaltextrun"/>
          <w:rFonts w:cs="Times New Roman"/>
          <w:b/>
          <w:bCs/>
          <w:sz w:val="24"/>
        </w:rPr>
        <w:t>Объём испытаний</w:t>
      </w:r>
      <w:bookmarkEnd w:id="99"/>
      <w:bookmarkEnd w:id="100"/>
    </w:p>
    <w:p w14:paraId="156171DE" w14:textId="374D5F83" w:rsidR="006F1A73" w:rsidRPr="00E96697" w:rsidRDefault="006F1A73" w:rsidP="006F1A73">
      <w:pPr>
        <w:pStyle w:val="af3"/>
        <w:rPr>
          <w:rFonts w:cs="Times New Roman"/>
          <w:b/>
          <w:sz w:val="24"/>
        </w:rPr>
      </w:pPr>
      <w:bookmarkStart w:id="101" w:name="_Toc104467575"/>
      <w:bookmarkStart w:id="102" w:name="_Toc106264604"/>
      <w:r w:rsidRPr="00E96697">
        <w:rPr>
          <w:rFonts w:cs="Times New Roman"/>
          <w:b/>
          <w:sz w:val="24"/>
        </w:rPr>
        <w:t>5.1 Перечень этапов испытаний и проверок</w:t>
      </w:r>
      <w:bookmarkEnd w:id="101"/>
      <w:bookmarkEnd w:id="102"/>
    </w:p>
    <w:p w14:paraId="565A01FA" w14:textId="77777777" w:rsidR="006F1A73" w:rsidRPr="00E96697" w:rsidRDefault="006F1A73" w:rsidP="006F1A73">
      <w:pPr>
        <w:pStyle w:val="af5"/>
        <w:rPr>
          <w:sz w:val="24"/>
        </w:rPr>
      </w:pPr>
      <w:r w:rsidRPr="00E96697">
        <w:rPr>
          <w:sz w:val="24"/>
        </w:rPr>
        <w:t>Приемочные испытания включают проверку:</w:t>
      </w:r>
    </w:p>
    <w:p w14:paraId="560AB3BA" w14:textId="77777777" w:rsidR="006F1A73" w:rsidRPr="00E96697" w:rsidRDefault="006F1A73" w:rsidP="006F1A73">
      <w:pPr>
        <w:pStyle w:val="1212"/>
        <w:rPr>
          <w:sz w:val="24"/>
          <w:szCs w:val="24"/>
        </w:rPr>
      </w:pPr>
      <w:r w:rsidRPr="00E96697">
        <w:rPr>
          <w:sz w:val="24"/>
          <w:szCs w:val="24"/>
        </w:rPr>
        <w:t>состава и качества сопроводительной документации;</w:t>
      </w:r>
    </w:p>
    <w:p w14:paraId="739DD397" w14:textId="77777777" w:rsidR="006F1A73" w:rsidRPr="00E96697" w:rsidRDefault="006F1A73" w:rsidP="006F1A73">
      <w:pPr>
        <w:pStyle w:val="1212"/>
        <w:rPr>
          <w:sz w:val="24"/>
          <w:szCs w:val="24"/>
        </w:rPr>
      </w:pPr>
      <w:r w:rsidRPr="00E96697">
        <w:rPr>
          <w:sz w:val="24"/>
          <w:szCs w:val="24"/>
        </w:rPr>
        <w:t>полноты и качества реализации функций, требований, указанных в ТЗ;</w:t>
      </w:r>
    </w:p>
    <w:p w14:paraId="08CB2CB6" w14:textId="77777777" w:rsidR="006F1A73" w:rsidRPr="00E96697" w:rsidRDefault="006F1A73" w:rsidP="006F1A73">
      <w:pPr>
        <w:pStyle w:val="1212"/>
        <w:rPr>
          <w:sz w:val="24"/>
          <w:szCs w:val="24"/>
        </w:rPr>
      </w:pPr>
      <w:r w:rsidRPr="00E96697">
        <w:rPr>
          <w:sz w:val="24"/>
          <w:szCs w:val="24"/>
        </w:rPr>
        <w:t>взаимодействия программы с рекомендуемыми операционными системами;</w:t>
      </w:r>
    </w:p>
    <w:p w14:paraId="2574F94D" w14:textId="08AFBDD1" w:rsidR="006F1A73" w:rsidRPr="00E96697" w:rsidRDefault="006F1A73" w:rsidP="006F1A73">
      <w:pPr>
        <w:pStyle w:val="1212"/>
        <w:rPr>
          <w:sz w:val="24"/>
          <w:szCs w:val="24"/>
        </w:rPr>
      </w:pPr>
      <w:r w:rsidRPr="00E96697">
        <w:rPr>
          <w:sz w:val="24"/>
          <w:szCs w:val="24"/>
        </w:rPr>
        <w:t>взаимодействие программы с архитектурой ПЭВМ, на которой происходит тестирование.</w:t>
      </w:r>
    </w:p>
    <w:p w14:paraId="1CF37A69" w14:textId="553E309F" w:rsidR="006F1A73" w:rsidRPr="00E96697" w:rsidRDefault="006F1A73" w:rsidP="006F1A73">
      <w:pPr>
        <w:pStyle w:val="af3"/>
        <w:numPr>
          <w:ilvl w:val="0"/>
          <w:numId w:val="37"/>
        </w:numPr>
        <w:rPr>
          <w:rStyle w:val="normaltextrun"/>
          <w:rFonts w:cs="Times New Roman"/>
          <w:b/>
          <w:bCs/>
          <w:sz w:val="24"/>
        </w:rPr>
      </w:pPr>
      <w:bookmarkStart w:id="103" w:name="_Toc104467576"/>
      <w:bookmarkStart w:id="104" w:name="_Toc106264605"/>
      <w:r w:rsidRPr="00E96697">
        <w:rPr>
          <w:rStyle w:val="normaltextrun"/>
          <w:rFonts w:cs="Times New Roman"/>
          <w:b/>
          <w:bCs/>
          <w:sz w:val="24"/>
        </w:rPr>
        <w:t>Методика проведения испытаний</w:t>
      </w:r>
      <w:bookmarkEnd w:id="103"/>
      <w:bookmarkEnd w:id="104"/>
    </w:p>
    <w:tbl>
      <w:tblPr>
        <w:tblW w:w="93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2866"/>
        <w:gridCol w:w="2958"/>
        <w:gridCol w:w="2958"/>
      </w:tblGrid>
      <w:tr w:rsidR="006F1A73" w:rsidRPr="00E96697" w14:paraId="68F3218B" w14:textId="77777777" w:rsidTr="00DC42FB">
        <w:trPr>
          <w:trHeight w:val="535"/>
        </w:trPr>
        <w:tc>
          <w:tcPr>
            <w:tcW w:w="562" w:type="dxa"/>
          </w:tcPr>
          <w:p w14:paraId="43ABCC8F" w14:textId="77777777" w:rsidR="006F1A73" w:rsidRPr="00E96697" w:rsidRDefault="006F1A73" w:rsidP="00DC42FB">
            <w:pPr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 w:rsidRPr="00E96697"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№</w:t>
            </w:r>
          </w:p>
          <w:p w14:paraId="30D36F8E" w14:textId="77777777" w:rsidR="006F1A73" w:rsidRPr="00E96697" w:rsidRDefault="006F1A73" w:rsidP="00DC42FB">
            <w:pPr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 w:rsidRPr="00E96697"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п. п.</w:t>
            </w:r>
          </w:p>
        </w:tc>
        <w:tc>
          <w:tcPr>
            <w:tcW w:w="2866" w:type="dxa"/>
          </w:tcPr>
          <w:p w14:paraId="3A6B59C0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Наименование проверки </w:t>
            </w:r>
          </w:p>
        </w:tc>
        <w:tc>
          <w:tcPr>
            <w:tcW w:w="2958" w:type="dxa"/>
          </w:tcPr>
          <w:p w14:paraId="435EF94F" w14:textId="77777777" w:rsidR="006F1A73" w:rsidRPr="00E96697" w:rsidRDefault="006F1A73" w:rsidP="00DC42FB">
            <w:pPr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 w:rsidRPr="00E96697"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Выполняемые действия</w:t>
            </w:r>
          </w:p>
        </w:tc>
        <w:tc>
          <w:tcPr>
            <w:tcW w:w="2958" w:type="dxa"/>
          </w:tcPr>
          <w:p w14:paraId="2D8F2E62" w14:textId="77777777" w:rsidR="006F1A73" w:rsidRPr="00E96697" w:rsidRDefault="006F1A73" w:rsidP="00DC42FB">
            <w:pPr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 w:rsidRPr="00E96697"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Ожидаемый результат</w:t>
            </w:r>
          </w:p>
        </w:tc>
      </w:tr>
      <w:tr w:rsidR="006F1A73" w:rsidRPr="00E96697" w14:paraId="7D37BF38" w14:textId="77777777" w:rsidTr="00DC42FB">
        <w:trPr>
          <w:trHeight w:val="535"/>
        </w:trPr>
        <w:tc>
          <w:tcPr>
            <w:tcW w:w="9344" w:type="dxa"/>
            <w:gridSpan w:val="4"/>
          </w:tcPr>
          <w:p w14:paraId="525AB753" w14:textId="77777777" w:rsidR="006F1A73" w:rsidRPr="00E96697" w:rsidRDefault="006F1A73" w:rsidP="00DC42F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 w:rsidRPr="00E96697"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Сопроводительная документация</w:t>
            </w:r>
          </w:p>
        </w:tc>
      </w:tr>
      <w:tr w:rsidR="006F1A73" w:rsidRPr="00E96697" w14:paraId="21C599E4" w14:textId="77777777" w:rsidTr="00DC42FB">
        <w:trPr>
          <w:trHeight w:val="535"/>
        </w:trPr>
        <w:tc>
          <w:tcPr>
            <w:tcW w:w="562" w:type="dxa"/>
          </w:tcPr>
          <w:p w14:paraId="5EAFBFE7" w14:textId="77777777" w:rsidR="006F1A73" w:rsidRPr="00E96697" w:rsidRDefault="006F1A73" w:rsidP="00DC42FB">
            <w:pPr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 w:rsidRPr="00E96697"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lastRenderedPageBreak/>
              <w:t>1</w:t>
            </w:r>
          </w:p>
        </w:tc>
        <w:tc>
          <w:tcPr>
            <w:tcW w:w="2866" w:type="dxa"/>
          </w:tcPr>
          <w:p w14:paraId="1761E4CD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Проверка состава и качества сопроводительной документации </w:t>
            </w:r>
          </w:p>
        </w:tc>
        <w:tc>
          <w:tcPr>
            <w:tcW w:w="2958" w:type="dxa"/>
          </w:tcPr>
          <w:p w14:paraId="219344D2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Исполнитель предоставляет комиссии: </w:t>
            </w:r>
          </w:p>
          <w:p w14:paraId="29C3F68B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1) техническое задание на разработку; </w:t>
            </w:r>
          </w:p>
          <w:p w14:paraId="5DD60C8F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2) настоящую программу и методику испытаний; </w:t>
            </w:r>
          </w:p>
          <w:p w14:paraId="77ACB086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3) руководство пользователя на разработанное ПО </w:t>
            </w:r>
          </w:p>
        </w:tc>
        <w:tc>
          <w:tcPr>
            <w:tcW w:w="2958" w:type="dxa"/>
          </w:tcPr>
          <w:p w14:paraId="36FCF812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 xml:space="preserve">Документация состоит из Технического задания, Программы и методики испытаний. Техническое задание должно соответствовать ГОСТ 34.602–2020, ГОСТ 19.201–78. </w:t>
            </w:r>
          </w:p>
        </w:tc>
      </w:tr>
      <w:tr w:rsidR="006F1A73" w:rsidRPr="00E96697" w14:paraId="7F3B5156" w14:textId="77777777" w:rsidTr="00DC42FB">
        <w:trPr>
          <w:trHeight w:val="535"/>
        </w:trPr>
        <w:tc>
          <w:tcPr>
            <w:tcW w:w="9344" w:type="dxa"/>
            <w:gridSpan w:val="4"/>
          </w:tcPr>
          <w:p w14:paraId="34AD8104" w14:textId="77777777" w:rsidR="006F1A73" w:rsidRPr="00E96697" w:rsidRDefault="006F1A73" w:rsidP="00DC42FB">
            <w:pPr>
              <w:pStyle w:val="141"/>
              <w:jc w:val="center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Проверка требований</w:t>
            </w:r>
          </w:p>
        </w:tc>
      </w:tr>
      <w:tr w:rsidR="006F1A73" w:rsidRPr="00E96697" w14:paraId="5C8125A9" w14:textId="77777777" w:rsidTr="00DC42FB">
        <w:trPr>
          <w:trHeight w:val="549"/>
        </w:trPr>
        <w:tc>
          <w:tcPr>
            <w:tcW w:w="562" w:type="dxa"/>
          </w:tcPr>
          <w:p w14:paraId="21AC5D1C" w14:textId="77777777" w:rsidR="006F1A73" w:rsidRPr="00E96697" w:rsidRDefault="006F1A73" w:rsidP="00DC42FB">
            <w:pPr>
              <w:pStyle w:val="141"/>
              <w:jc w:val="center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2</w:t>
            </w:r>
          </w:p>
        </w:tc>
        <w:tc>
          <w:tcPr>
            <w:tcW w:w="2866" w:type="dxa"/>
          </w:tcPr>
          <w:p w14:paraId="6C7CC13A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Запуск программы</w:t>
            </w:r>
          </w:p>
        </w:tc>
        <w:tc>
          <w:tcPr>
            <w:tcW w:w="2958" w:type="dxa"/>
          </w:tcPr>
          <w:p w14:paraId="090DC7E8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 xml:space="preserve">1) Нажатие левой кнопкой мыши для открытия файла с расширением </w:t>
            </w:r>
            <w:proofErr w:type="spellStart"/>
            <w:r w:rsidRPr="00E96697">
              <w:rPr>
                <w:sz w:val="24"/>
                <w:szCs w:val="24"/>
                <w:lang w:eastAsia="en-US" w:bidi="en-US"/>
              </w:rPr>
              <w:t>exe</w:t>
            </w:r>
            <w:proofErr w:type="spellEnd"/>
            <w:r w:rsidRPr="00E96697">
              <w:rPr>
                <w:sz w:val="24"/>
                <w:szCs w:val="24"/>
                <w:lang w:eastAsia="en-US" w:bidi="en-US"/>
              </w:rPr>
              <w:t>.</w:t>
            </w:r>
          </w:p>
        </w:tc>
        <w:tc>
          <w:tcPr>
            <w:tcW w:w="2958" w:type="dxa"/>
          </w:tcPr>
          <w:p w14:paraId="70BAD03E" w14:textId="77777777" w:rsidR="006F1A73" w:rsidRPr="00E96697" w:rsidRDefault="006F1A73" w:rsidP="00DC42FB">
            <w:pPr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 w:rsidRPr="00E96697"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1) На экране появляется программное окно, где происходит отрисовка главного меню. Главное меню состоит из набора кнопок: «Играть», «Об игре», «Выход».</w:t>
            </w:r>
          </w:p>
          <w:p w14:paraId="49D3C6DF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</w:p>
        </w:tc>
      </w:tr>
      <w:tr w:rsidR="006F1A73" w:rsidRPr="00E96697" w14:paraId="79BA26B6" w14:textId="77777777" w:rsidTr="00DC42FB">
        <w:trPr>
          <w:trHeight w:val="543"/>
        </w:trPr>
        <w:tc>
          <w:tcPr>
            <w:tcW w:w="562" w:type="dxa"/>
          </w:tcPr>
          <w:p w14:paraId="618EBDA0" w14:textId="77777777" w:rsidR="006F1A73" w:rsidRPr="00E96697" w:rsidRDefault="006F1A73" w:rsidP="00DC42FB">
            <w:pPr>
              <w:pStyle w:val="141"/>
              <w:jc w:val="center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3</w:t>
            </w:r>
          </w:p>
        </w:tc>
        <w:tc>
          <w:tcPr>
            <w:tcW w:w="2866" w:type="dxa"/>
          </w:tcPr>
          <w:p w14:paraId="3C0D9F48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Нажатие кнопки «Об игре»</w:t>
            </w:r>
          </w:p>
        </w:tc>
        <w:tc>
          <w:tcPr>
            <w:tcW w:w="2958" w:type="dxa"/>
          </w:tcPr>
          <w:p w14:paraId="71A4662B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1) Нажатие ЛКМ на кнопку «Об игре»</w:t>
            </w:r>
          </w:p>
          <w:p w14:paraId="4AF077BB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2) Нажатие ЛКМ на кнопку для выхода «В главное меню».</w:t>
            </w:r>
          </w:p>
        </w:tc>
        <w:tc>
          <w:tcPr>
            <w:tcW w:w="2958" w:type="dxa"/>
          </w:tcPr>
          <w:p w14:paraId="062E215F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1) Происходит открытие правил игры. В главном меню появляется текст с правилами игры, кнопки «Играть» и «Выход», становятся не доступны к использованию.</w:t>
            </w:r>
          </w:p>
          <w:p w14:paraId="32C2E439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2) В главном меню исчезает текст с правилами игры, кнопки «Играть» и «Выход» становятся доступны к использованию.</w:t>
            </w:r>
          </w:p>
        </w:tc>
      </w:tr>
      <w:tr w:rsidR="006F1A73" w:rsidRPr="00E96697" w14:paraId="63B1F95C" w14:textId="77777777" w:rsidTr="00DC42FB">
        <w:trPr>
          <w:trHeight w:val="543"/>
        </w:trPr>
        <w:tc>
          <w:tcPr>
            <w:tcW w:w="562" w:type="dxa"/>
          </w:tcPr>
          <w:p w14:paraId="756C034F" w14:textId="77777777" w:rsidR="006F1A73" w:rsidRPr="00E96697" w:rsidRDefault="006F1A73" w:rsidP="00DC42FB">
            <w:pPr>
              <w:pStyle w:val="141"/>
              <w:jc w:val="center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4</w:t>
            </w:r>
          </w:p>
        </w:tc>
        <w:tc>
          <w:tcPr>
            <w:tcW w:w="2866" w:type="dxa"/>
          </w:tcPr>
          <w:p w14:paraId="4BC7DCD1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Переход в «Меню выбора уровня»</w:t>
            </w:r>
          </w:p>
        </w:tc>
        <w:tc>
          <w:tcPr>
            <w:tcW w:w="2958" w:type="dxa"/>
          </w:tcPr>
          <w:p w14:paraId="4D6F2627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1) Нажатие ЛКМ на кнопку «Играть».</w:t>
            </w:r>
          </w:p>
        </w:tc>
        <w:tc>
          <w:tcPr>
            <w:tcW w:w="2958" w:type="dxa"/>
          </w:tcPr>
          <w:p w14:paraId="3C17730C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1) Переход к «Меню выбора уровня»</w:t>
            </w:r>
          </w:p>
          <w:p w14:paraId="6AA554C5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Меню выбора уровня состоит из набора кнопок: «1», «2», «3», «4», «5», «В главное меню».</w:t>
            </w:r>
          </w:p>
        </w:tc>
      </w:tr>
      <w:tr w:rsidR="006F1A73" w:rsidRPr="00E96697" w14:paraId="21C66FE0" w14:textId="77777777" w:rsidTr="00DC42FB">
        <w:trPr>
          <w:trHeight w:val="543"/>
        </w:trPr>
        <w:tc>
          <w:tcPr>
            <w:tcW w:w="562" w:type="dxa"/>
          </w:tcPr>
          <w:p w14:paraId="3DB81890" w14:textId="77777777" w:rsidR="006F1A73" w:rsidRPr="00E96697" w:rsidRDefault="006F1A73" w:rsidP="00DC42FB">
            <w:pPr>
              <w:pStyle w:val="141"/>
              <w:jc w:val="center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lastRenderedPageBreak/>
              <w:t>5</w:t>
            </w:r>
          </w:p>
        </w:tc>
        <w:tc>
          <w:tcPr>
            <w:tcW w:w="2866" w:type="dxa"/>
          </w:tcPr>
          <w:p w14:paraId="5A93137E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Переход на игровое поле</w:t>
            </w:r>
          </w:p>
        </w:tc>
        <w:tc>
          <w:tcPr>
            <w:tcW w:w="2958" w:type="dxa"/>
          </w:tcPr>
          <w:p w14:paraId="575FB80A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1) Нажатие ЛКМ кнопки «1»/«2»/«3»/«4»/«5».</w:t>
            </w:r>
          </w:p>
        </w:tc>
        <w:tc>
          <w:tcPr>
            <w:tcW w:w="2958" w:type="dxa"/>
          </w:tcPr>
          <w:p w14:paraId="0E244DB9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1) Переход к игровому полю. Игровое поле состоит из набора игровых элементов и кнопок: точки в количестве от 5 до 10 штук, которые соединены линиями, кнопки «Назад к списку уровней», «В главное меню».</w:t>
            </w:r>
          </w:p>
        </w:tc>
      </w:tr>
      <w:tr w:rsidR="006F1A73" w:rsidRPr="00E96697" w14:paraId="55C23B57" w14:textId="77777777" w:rsidTr="00DC42FB">
        <w:trPr>
          <w:trHeight w:val="543"/>
        </w:trPr>
        <w:tc>
          <w:tcPr>
            <w:tcW w:w="562" w:type="dxa"/>
          </w:tcPr>
          <w:p w14:paraId="54BEAAA8" w14:textId="77777777" w:rsidR="006F1A73" w:rsidRPr="00E96697" w:rsidRDefault="006F1A73" w:rsidP="00DC42FB">
            <w:pPr>
              <w:pStyle w:val="141"/>
              <w:jc w:val="center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6</w:t>
            </w:r>
          </w:p>
        </w:tc>
        <w:tc>
          <w:tcPr>
            <w:tcW w:w="2866" w:type="dxa"/>
          </w:tcPr>
          <w:p w14:paraId="31A5D768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Осуществление правильного хода</w:t>
            </w:r>
          </w:p>
        </w:tc>
        <w:tc>
          <w:tcPr>
            <w:tcW w:w="2958" w:type="dxa"/>
          </w:tcPr>
          <w:p w14:paraId="42458B98" w14:textId="77777777" w:rsidR="006F1A73" w:rsidRPr="00E96697" w:rsidRDefault="006F1A73" w:rsidP="00DC42FB">
            <w:pPr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 w:rsidRPr="00E96697"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1) Соединены точки, не отпуская ЛКМ и не проведено дважды по одной и той де линии.</w:t>
            </w:r>
          </w:p>
          <w:p w14:paraId="010925C2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</w:p>
        </w:tc>
        <w:tc>
          <w:tcPr>
            <w:tcW w:w="2958" w:type="dxa"/>
          </w:tcPr>
          <w:p w14:paraId="56FA274B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1) Происходит изменение цвета линии там, где провел игрок.</w:t>
            </w:r>
          </w:p>
        </w:tc>
      </w:tr>
      <w:tr w:rsidR="006F1A73" w:rsidRPr="00E96697" w14:paraId="345473B1" w14:textId="77777777" w:rsidTr="00DC42FB">
        <w:trPr>
          <w:trHeight w:val="543"/>
        </w:trPr>
        <w:tc>
          <w:tcPr>
            <w:tcW w:w="562" w:type="dxa"/>
          </w:tcPr>
          <w:p w14:paraId="176B6EC5" w14:textId="77777777" w:rsidR="006F1A73" w:rsidRPr="00E96697" w:rsidRDefault="006F1A73" w:rsidP="00DC42FB">
            <w:pPr>
              <w:pStyle w:val="141"/>
              <w:jc w:val="center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7</w:t>
            </w:r>
          </w:p>
        </w:tc>
        <w:tc>
          <w:tcPr>
            <w:tcW w:w="2866" w:type="dxa"/>
          </w:tcPr>
          <w:p w14:paraId="0F854034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Осуществление неправильного хода</w:t>
            </w:r>
          </w:p>
        </w:tc>
        <w:tc>
          <w:tcPr>
            <w:tcW w:w="2958" w:type="dxa"/>
          </w:tcPr>
          <w:p w14:paraId="05FCCD0E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 xml:space="preserve">1) ЛКМ была отпущена </w:t>
            </w:r>
          </w:p>
          <w:p w14:paraId="4E535479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2) Дважды проведено по одной и той же линии</w:t>
            </w:r>
          </w:p>
        </w:tc>
        <w:tc>
          <w:tcPr>
            <w:tcW w:w="2958" w:type="dxa"/>
          </w:tcPr>
          <w:p w14:paraId="6DDC7D3F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1) Все проведенные линии сбрасываются и их цвет меняется на исходный</w:t>
            </w:r>
          </w:p>
          <w:p w14:paraId="3EBDCB2E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2) Все проведенные линии сбрасываются и их цвет меняется на исходный</w:t>
            </w:r>
          </w:p>
          <w:p w14:paraId="12286FC4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</w:p>
        </w:tc>
      </w:tr>
      <w:tr w:rsidR="006F1A73" w:rsidRPr="00E96697" w14:paraId="7720BE98" w14:textId="77777777" w:rsidTr="00DC42FB">
        <w:trPr>
          <w:trHeight w:val="543"/>
        </w:trPr>
        <w:tc>
          <w:tcPr>
            <w:tcW w:w="562" w:type="dxa"/>
          </w:tcPr>
          <w:p w14:paraId="26E71DB3" w14:textId="77777777" w:rsidR="006F1A73" w:rsidRPr="00E96697" w:rsidRDefault="006F1A73" w:rsidP="00DC42FB">
            <w:pPr>
              <w:pStyle w:val="141"/>
              <w:jc w:val="center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8</w:t>
            </w:r>
          </w:p>
        </w:tc>
        <w:tc>
          <w:tcPr>
            <w:tcW w:w="2866" w:type="dxa"/>
          </w:tcPr>
          <w:p w14:paraId="0B6B320C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Прохождение уровня</w:t>
            </w:r>
          </w:p>
        </w:tc>
        <w:tc>
          <w:tcPr>
            <w:tcW w:w="2958" w:type="dxa"/>
          </w:tcPr>
          <w:p w14:paraId="2A6BBDEB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1) Многократное повторение пункта 6</w:t>
            </w:r>
          </w:p>
        </w:tc>
        <w:tc>
          <w:tcPr>
            <w:tcW w:w="2958" w:type="dxa"/>
          </w:tcPr>
          <w:p w14:paraId="0261A5C2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1) Взаимодействие с игровыми элементами на игровом поле становиться невозможным.</w:t>
            </w:r>
          </w:p>
        </w:tc>
      </w:tr>
      <w:tr w:rsidR="006F1A73" w:rsidRPr="00E96697" w14:paraId="495BE0C3" w14:textId="77777777" w:rsidTr="00DC42FB">
        <w:trPr>
          <w:trHeight w:val="543"/>
        </w:trPr>
        <w:tc>
          <w:tcPr>
            <w:tcW w:w="562" w:type="dxa"/>
          </w:tcPr>
          <w:p w14:paraId="3E3CB320" w14:textId="77777777" w:rsidR="006F1A73" w:rsidRPr="00E96697" w:rsidRDefault="006F1A73" w:rsidP="00DC42FB">
            <w:pPr>
              <w:pStyle w:val="141"/>
              <w:jc w:val="center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9</w:t>
            </w:r>
          </w:p>
        </w:tc>
        <w:tc>
          <w:tcPr>
            <w:tcW w:w="2866" w:type="dxa"/>
          </w:tcPr>
          <w:p w14:paraId="39B09E61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Использование элементов ввода, которые не осуществляют ввод данных в программу</w:t>
            </w:r>
          </w:p>
        </w:tc>
        <w:tc>
          <w:tcPr>
            <w:tcW w:w="2958" w:type="dxa"/>
          </w:tcPr>
          <w:p w14:paraId="47B8BB37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1) Нажатие ПКМ в пределах программного окна.</w:t>
            </w:r>
          </w:p>
          <w:p w14:paraId="14F30DDE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2) Нажатие на любую кнопку клавиатуры.</w:t>
            </w:r>
          </w:p>
        </w:tc>
        <w:tc>
          <w:tcPr>
            <w:tcW w:w="2958" w:type="dxa"/>
          </w:tcPr>
          <w:p w14:paraId="4B67ABCE" w14:textId="77777777" w:rsidR="006F1A73" w:rsidRPr="00E96697" w:rsidRDefault="006F1A73" w:rsidP="00DC42FB">
            <w:pPr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 w:rsidRPr="00E96697"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1) Программа не реагирует на действие.</w:t>
            </w:r>
          </w:p>
          <w:p w14:paraId="6336D37A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2) Программа не реагирует на действие.</w:t>
            </w:r>
          </w:p>
        </w:tc>
      </w:tr>
      <w:tr w:rsidR="006F1A73" w:rsidRPr="00E96697" w14:paraId="0A106DE8" w14:textId="77777777" w:rsidTr="00DC42FB">
        <w:trPr>
          <w:trHeight w:val="543"/>
        </w:trPr>
        <w:tc>
          <w:tcPr>
            <w:tcW w:w="562" w:type="dxa"/>
          </w:tcPr>
          <w:p w14:paraId="64CA72D4" w14:textId="77777777" w:rsidR="006F1A73" w:rsidRPr="00E96697" w:rsidRDefault="006F1A73" w:rsidP="00DC42FB">
            <w:pPr>
              <w:pStyle w:val="141"/>
              <w:jc w:val="center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10</w:t>
            </w:r>
          </w:p>
        </w:tc>
        <w:tc>
          <w:tcPr>
            <w:tcW w:w="2866" w:type="dxa"/>
          </w:tcPr>
          <w:p w14:paraId="45A40EA0" w14:textId="77777777" w:rsidR="006F1A73" w:rsidRPr="00E96697" w:rsidRDefault="006F1A73" w:rsidP="00DC42FB">
            <w:pPr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 w:rsidRPr="00E96697"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 xml:space="preserve">Взаимодействие с объектами не имеющими </w:t>
            </w:r>
            <w:proofErr w:type="spellStart"/>
            <w:r w:rsidRPr="00E96697"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кликабельных</w:t>
            </w:r>
            <w:proofErr w:type="spellEnd"/>
            <w:r w:rsidRPr="00E96697"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 xml:space="preserve"> поверхностей</w:t>
            </w:r>
          </w:p>
          <w:p w14:paraId="41D1E146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</w:p>
        </w:tc>
        <w:tc>
          <w:tcPr>
            <w:tcW w:w="2958" w:type="dxa"/>
          </w:tcPr>
          <w:p w14:paraId="2BBC0968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 xml:space="preserve">1) Нажатие ЛКМ в пределах окна, но за пределами </w:t>
            </w:r>
            <w:proofErr w:type="spellStart"/>
            <w:r w:rsidRPr="00E96697">
              <w:rPr>
                <w:sz w:val="24"/>
                <w:szCs w:val="24"/>
                <w:lang w:eastAsia="en-US" w:bidi="en-US"/>
              </w:rPr>
              <w:t>кликабельных</w:t>
            </w:r>
            <w:proofErr w:type="spellEnd"/>
            <w:r w:rsidRPr="00E96697">
              <w:rPr>
                <w:sz w:val="24"/>
                <w:szCs w:val="24"/>
                <w:lang w:eastAsia="en-US" w:bidi="en-US"/>
              </w:rPr>
              <w:t xml:space="preserve"> поверхностей (кнопки, игровые элементы).</w:t>
            </w:r>
          </w:p>
        </w:tc>
        <w:tc>
          <w:tcPr>
            <w:tcW w:w="2958" w:type="dxa"/>
          </w:tcPr>
          <w:p w14:paraId="67C19F7D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2) Программа не реагирует на действие.</w:t>
            </w:r>
          </w:p>
        </w:tc>
      </w:tr>
      <w:tr w:rsidR="006F1A73" w:rsidRPr="00E96697" w14:paraId="263E3038" w14:textId="77777777" w:rsidTr="00DC42FB">
        <w:trPr>
          <w:trHeight w:val="543"/>
        </w:trPr>
        <w:tc>
          <w:tcPr>
            <w:tcW w:w="562" w:type="dxa"/>
          </w:tcPr>
          <w:p w14:paraId="33551B8C" w14:textId="77777777" w:rsidR="006F1A73" w:rsidRPr="00E96697" w:rsidRDefault="006F1A73" w:rsidP="00DC42FB">
            <w:pPr>
              <w:pStyle w:val="141"/>
              <w:jc w:val="center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11</w:t>
            </w:r>
          </w:p>
        </w:tc>
        <w:tc>
          <w:tcPr>
            <w:tcW w:w="2866" w:type="dxa"/>
          </w:tcPr>
          <w:p w14:paraId="630EA186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Перезапуск уровня</w:t>
            </w:r>
          </w:p>
        </w:tc>
        <w:tc>
          <w:tcPr>
            <w:tcW w:w="2958" w:type="dxa"/>
          </w:tcPr>
          <w:p w14:paraId="43577F73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1) Нажатие ЛКМ на кнопку «Назад к списку уровней» и снова выбрать ЛКМ тот же уровень.</w:t>
            </w:r>
          </w:p>
        </w:tc>
        <w:tc>
          <w:tcPr>
            <w:tcW w:w="2958" w:type="dxa"/>
          </w:tcPr>
          <w:p w14:paraId="0EC13C97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1) Выбранный ранее уровень принимает исходное состояние.</w:t>
            </w:r>
          </w:p>
        </w:tc>
      </w:tr>
      <w:tr w:rsidR="006F1A73" w:rsidRPr="00E96697" w14:paraId="07C4C3F9" w14:textId="77777777" w:rsidTr="00DC42FB">
        <w:trPr>
          <w:trHeight w:val="543"/>
        </w:trPr>
        <w:tc>
          <w:tcPr>
            <w:tcW w:w="562" w:type="dxa"/>
          </w:tcPr>
          <w:p w14:paraId="3ACC9322" w14:textId="77777777" w:rsidR="006F1A73" w:rsidRPr="00E96697" w:rsidRDefault="006F1A73" w:rsidP="00DC42FB">
            <w:pPr>
              <w:pStyle w:val="141"/>
              <w:jc w:val="center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12</w:t>
            </w:r>
          </w:p>
        </w:tc>
        <w:tc>
          <w:tcPr>
            <w:tcW w:w="2866" w:type="dxa"/>
          </w:tcPr>
          <w:p w14:paraId="5535616F" w14:textId="77777777" w:rsidR="006F1A73" w:rsidRPr="00E96697" w:rsidRDefault="006F1A73" w:rsidP="00DC42FB">
            <w:pPr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 w:rsidRPr="00E96697"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Осуществление перехода назад в «Назад к списку уровней» и «Главное меню»</w:t>
            </w:r>
          </w:p>
        </w:tc>
        <w:tc>
          <w:tcPr>
            <w:tcW w:w="2958" w:type="dxa"/>
          </w:tcPr>
          <w:p w14:paraId="7BE7B03E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1) Нажатие ЛКМ на кнопку «Назад к списку уровней».</w:t>
            </w:r>
          </w:p>
          <w:p w14:paraId="02614153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2) Нажатие ЛКМ на кнопку «Главное меню».</w:t>
            </w:r>
          </w:p>
        </w:tc>
        <w:tc>
          <w:tcPr>
            <w:tcW w:w="2958" w:type="dxa"/>
          </w:tcPr>
          <w:p w14:paraId="6813B7EF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 xml:space="preserve">1) Произошел переход в «Меню выбора уровня», появились его экранные формы. </w:t>
            </w:r>
          </w:p>
          <w:p w14:paraId="5784412A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lastRenderedPageBreak/>
              <w:t>2) Произошел переход в «Главное меню», появились его экранные формы.</w:t>
            </w:r>
          </w:p>
        </w:tc>
      </w:tr>
      <w:tr w:rsidR="006F1A73" w:rsidRPr="00E96697" w14:paraId="65088ACF" w14:textId="77777777" w:rsidTr="00DC42FB">
        <w:trPr>
          <w:trHeight w:val="543"/>
        </w:trPr>
        <w:tc>
          <w:tcPr>
            <w:tcW w:w="562" w:type="dxa"/>
          </w:tcPr>
          <w:p w14:paraId="229EE786" w14:textId="77777777" w:rsidR="006F1A73" w:rsidRPr="00E96697" w:rsidRDefault="006F1A73" w:rsidP="00DC42FB">
            <w:pPr>
              <w:pStyle w:val="141"/>
              <w:jc w:val="center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lastRenderedPageBreak/>
              <w:t>13</w:t>
            </w:r>
          </w:p>
        </w:tc>
        <w:tc>
          <w:tcPr>
            <w:tcW w:w="2866" w:type="dxa"/>
          </w:tcPr>
          <w:p w14:paraId="4524BEC5" w14:textId="77777777" w:rsidR="006F1A73" w:rsidRPr="00E96697" w:rsidRDefault="006F1A73" w:rsidP="00DC42FB">
            <w:pPr>
              <w:rPr>
                <w:rFonts w:ascii="Times New Roman" w:hAnsi="Times New Roman" w:cs="Times New Roman"/>
                <w:sz w:val="24"/>
                <w:szCs w:val="24"/>
                <w:lang w:bidi="en-US"/>
              </w:rPr>
            </w:pPr>
            <w:r w:rsidRPr="00E96697">
              <w:rPr>
                <w:rFonts w:ascii="Times New Roman" w:hAnsi="Times New Roman" w:cs="Times New Roman"/>
                <w:sz w:val="24"/>
                <w:szCs w:val="24"/>
                <w:lang w:bidi="en-US"/>
              </w:rPr>
              <w:t>Выход из программы</w:t>
            </w:r>
          </w:p>
        </w:tc>
        <w:tc>
          <w:tcPr>
            <w:tcW w:w="2958" w:type="dxa"/>
          </w:tcPr>
          <w:p w14:paraId="2DB76329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Нажатие ЛКМ на кнопку «Выход»</w:t>
            </w:r>
          </w:p>
        </w:tc>
        <w:tc>
          <w:tcPr>
            <w:tcW w:w="2958" w:type="dxa"/>
          </w:tcPr>
          <w:p w14:paraId="6F63DC55" w14:textId="77777777" w:rsidR="006F1A73" w:rsidRPr="00E96697" w:rsidRDefault="006F1A73" w:rsidP="00DC42FB">
            <w:pPr>
              <w:pStyle w:val="141"/>
              <w:rPr>
                <w:sz w:val="24"/>
                <w:szCs w:val="24"/>
                <w:lang w:eastAsia="en-US" w:bidi="en-US"/>
              </w:rPr>
            </w:pPr>
            <w:r w:rsidRPr="00E96697">
              <w:rPr>
                <w:sz w:val="24"/>
                <w:szCs w:val="24"/>
                <w:lang w:eastAsia="en-US" w:bidi="en-US"/>
              </w:rPr>
              <w:t>Программа завершает работу, программное окно закрывается.</w:t>
            </w:r>
          </w:p>
        </w:tc>
      </w:tr>
    </w:tbl>
    <w:p w14:paraId="13C210A0" w14:textId="77777777" w:rsidR="006F1A73" w:rsidRPr="00E96697" w:rsidRDefault="006F1A73" w:rsidP="006F1A73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17049368" w14:textId="77777777" w:rsidR="006F1A73" w:rsidRPr="00E96697" w:rsidRDefault="006F1A73" w:rsidP="006F1A73">
      <w:pPr>
        <w:pStyle w:val="af3"/>
        <w:numPr>
          <w:ilvl w:val="0"/>
          <w:numId w:val="37"/>
        </w:numPr>
        <w:rPr>
          <w:rStyle w:val="normaltextrun"/>
          <w:rFonts w:cs="Times New Roman"/>
          <w:b/>
          <w:bCs/>
          <w:sz w:val="24"/>
        </w:rPr>
      </w:pPr>
      <w:bookmarkStart w:id="105" w:name="_Toc88291155"/>
      <w:bookmarkStart w:id="106" w:name="_Toc104467577"/>
      <w:bookmarkStart w:id="107" w:name="_Toc106264606"/>
      <w:r w:rsidRPr="00E96697">
        <w:rPr>
          <w:rStyle w:val="normaltextrun"/>
          <w:rFonts w:cs="Times New Roman"/>
          <w:b/>
          <w:bCs/>
          <w:sz w:val="24"/>
        </w:rPr>
        <w:t>Требования по испытаниям программных средств</w:t>
      </w:r>
      <w:bookmarkEnd w:id="105"/>
      <w:bookmarkEnd w:id="106"/>
      <w:bookmarkEnd w:id="107"/>
    </w:p>
    <w:p w14:paraId="2597C8FC" w14:textId="77777777" w:rsidR="006F1A73" w:rsidRPr="00E96697" w:rsidRDefault="006F1A73" w:rsidP="006F1A73">
      <w:pPr>
        <w:pStyle w:val="af5"/>
        <w:rPr>
          <w:sz w:val="24"/>
        </w:rPr>
      </w:pPr>
      <w:r w:rsidRPr="00E96697">
        <w:rPr>
          <w:sz w:val="24"/>
        </w:rPr>
        <w:t>Испытания программных средств ЛИ «Обведи, не отрывая пера» проводятся в процессе функционального тестирования Системы (п. 4.1).</w:t>
      </w:r>
    </w:p>
    <w:p w14:paraId="49112A9D" w14:textId="0A122C60" w:rsidR="006F1A73" w:rsidRPr="00E96697" w:rsidRDefault="006F1A73" w:rsidP="006F1A73">
      <w:pPr>
        <w:pStyle w:val="af5"/>
        <w:rPr>
          <w:rStyle w:val="normaltextrun"/>
          <w:color w:val="000000"/>
          <w:sz w:val="24"/>
        </w:rPr>
      </w:pPr>
      <w:r w:rsidRPr="00E96697">
        <w:rPr>
          <w:sz w:val="24"/>
        </w:rPr>
        <w:t>Других требований по испытаниям программных средств ЛИ «Обведи, не отрывая пера» не предъявляется.</w:t>
      </w:r>
      <w:r w:rsidRPr="00E96697">
        <w:rPr>
          <w:color w:val="000000"/>
          <w:sz w:val="24"/>
        </w:rPr>
        <w:t xml:space="preserve"> </w:t>
      </w:r>
    </w:p>
    <w:p w14:paraId="329C9FCE" w14:textId="77777777" w:rsidR="006F1A73" w:rsidRPr="00E96697" w:rsidRDefault="006F1A73" w:rsidP="006F1A73">
      <w:pPr>
        <w:pStyle w:val="af3"/>
        <w:numPr>
          <w:ilvl w:val="0"/>
          <w:numId w:val="37"/>
        </w:numPr>
        <w:rPr>
          <w:rStyle w:val="normaltextrun"/>
          <w:rFonts w:cs="Times New Roman"/>
          <w:b/>
          <w:bCs/>
          <w:sz w:val="24"/>
        </w:rPr>
      </w:pPr>
      <w:bookmarkStart w:id="108" w:name="_Toc88291156"/>
      <w:bookmarkStart w:id="109" w:name="_Toc104467578"/>
      <w:bookmarkStart w:id="110" w:name="_Toc106264607"/>
      <w:r w:rsidRPr="00E96697">
        <w:rPr>
          <w:rStyle w:val="normaltextrun"/>
          <w:rFonts w:cs="Times New Roman"/>
          <w:b/>
          <w:bCs/>
          <w:sz w:val="24"/>
        </w:rPr>
        <w:t>Перечень работ, проводимых после завершения испытаний</w:t>
      </w:r>
      <w:bookmarkEnd w:id="108"/>
      <w:bookmarkEnd w:id="109"/>
      <w:bookmarkEnd w:id="110"/>
    </w:p>
    <w:p w14:paraId="3DAB625A" w14:textId="77777777" w:rsidR="006F1A73" w:rsidRPr="00E96697" w:rsidRDefault="006F1A73" w:rsidP="006F1A73">
      <w:pPr>
        <w:pStyle w:val="af5"/>
        <w:rPr>
          <w:sz w:val="24"/>
        </w:rPr>
      </w:pPr>
      <w:r w:rsidRPr="00E96697">
        <w:rPr>
          <w:sz w:val="24"/>
        </w:rPr>
        <w:t xml:space="preserve">По результатам испытаний делается заключение о соответствии ЛИ «Обведи, не отрывая пера» требованиям ТЗ. При этом производится (при необходимости) доработка программных средств и документации. </w:t>
      </w:r>
      <w:bookmarkStart w:id="111" w:name="_Toc88291157"/>
    </w:p>
    <w:p w14:paraId="72E8D93B" w14:textId="77777777" w:rsidR="006F1A73" w:rsidRPr="00E96697" w:rsidRDefault="006F1A73" w:rsidP="006F1A73">
      <w:pPr>
        <w:pStyle w:val="af3"/>
        <w:numPr>
          <w:ilvl w:val="0"/>
          <w:numId w:val="37"/>
        </w:numPr>
        <w:rPr>
          <w:rStyle w:val="normaltextrun"/>
          <w:rFonts w:cs="Times New Roman"/>
          <w:b/>
          <w:sz w:val="24"/>
        </w:rPr>
      </w:pPr>
      <w:bookmarkStart w:id="112" w:name="_Toc104467579"/>
      <w:bookmarkStart w:id="113" w:name="_Toc106264608"/>
      <w:r w:rsidRPr="00E96697">
        <w:rPr>
          <w:rStyle w:val="normaltextrun"/>
          <w:rFonts w:cs="Times New Roman"/>
          <w:b/>
          <w:bCs/>
          <w:sz w:val="24"/>
        </w:rPr>
        <w:t>Условия и порядок проведения испытаний</w:t>
      </w:r>
      <w:bookmarkEnd w:id="111"/>
      <w:bookmarkEnd w:id="112"/>
      <w:bookmarkEnd w:id="113"/>
    </w:p>
    <w:p w14:paraId="69E291A9" w14:textId="77777777" w:rsidR="006F1A73" w:rsidRPr="00E96697" w:rsidRDefault="006F1A73" w:rsidP="006F1A73">
      <w:pPr>
        <w:pStyle w:val="af5"/>
        <w:rPr>
          <w:sz w:val="24"/>
        </w:rPr>
      </w:pPr>
      <w:r w:rsidRPr="00E96697">
        <w:rPr>
          <w:sz w:val="24"/>
        </w:rPr>
        <w:t xml:space="preserve">Испытания ЛИ «Обведи, не отрывая пера» должны проводиться на целевом оборудовании Заказчика. Оборудование должно быть предоставлено в той конфигурации, которая запланирована для начального развёртывания системы, </w:t>
      </w:r>
      <w:bookmarkStart w:id="114" w:name="OLE_LINK14"/>
      <w:bookmarkStart w:id="115" w:name="OLE_LINK15"/>
      <w:r w:rsidRPr="00E96697">
        <w:rPr>
          <w:sz w:val="24"/>
        </w:rPr>
        <w:t>и указана в Техническом задани</w:t>
      </w:r>
      <w:bookmarkEnd w:id="114"/>
      <w:bookmarkEnd w:id="115"/>
      <w:r w:rsidRPr="00E96697">
        <w:rPr>
          <w:sz w:val="24"/>
        </w:rPr>
        <w:t>и.</w:t>
      </w:r>
    </w:p>
    <w:p w14:paraId="33FAE985" w14:textId="77777777" w:rsidR="006F1A73" w:rsidRPr="00E96697" w:rsidRDefault="006F1A73" w:rsidP="006F1A73">
      <w:pPr>
        <w:pStyle w:val="af5"/>
        <w:rPr>
          <w:sz w:val="24"/>
        </w:rPr>
      </w:pPr>
      <w:r w:rsidRPr="00E96697">
        <w:rPr>
          <w:sz w:val="24"/>
        </w:rPr>
        <w:t>Во время испытаний проводится полное функциональное тестирование, согласно требованиям, указанным в Техническом задании.</w:t>
      </w:r>
    </w:p>
    <w:p w14:paraId="3BDD6716" w14:textId="77777777" w:rsidR="006F1A73" w:rsidRPr="00E96697" w:rsidRDefault="006F1A73" w:rsidP="006F1A73">
      <w:pPr>
        <w:pStyle w:val="af3"/>
        <w:numPr>
          <w:ilvl w:val="0"/>
          <w:numId w:val="37"/>
        </w:numPr>
        <w:rPr>
          <w:rStyle w:val="normaltextrun"/>
          <w:rFonts w:cs="Times New Roman"/>
          <w:b/>
          <w:bCs/>
          <w:sz w:val="24"/>
        </w:rPr>
      </w:pPr>
      <w:bookmarkStart w:id="116" w:name="_Toc88291158"/>
      <w:bookmarkStart w:id="117" w:name="_Toc104467580"/>
      <w:bookmarkStart w:id="118" w:name="_Toc106264609"/>
      <w:r w:rsidRPr="00E96697">
        <w:rPr>
          <w:rStyle w:val="normaltextrun"/>
          <w:rFonts w:cs="Times New Roman"/>
          <w:b/>
          <w:bCs/>
          <w:sz w:val="24"/>
        </w:rPr>
        <w:t>Материально-техническое обеспечение испытаний</w:t>
      </w:r>
      <w:bookmarkEnd w:id="116"/>
      <w:bookmarkEnd w:id="117"/>
      <w:bookmarkEnd w:id="118"/>
    </w:p>
    <w:p w14:paraId="37C893AE" w14:textId="77777777" w:rsidR="006F1A73" w:rsidRPr="00E96697" w:rsidRDefault="006F1A73" w:rsidP="006F1A73">
      <w:pPr>
        <w:pStyle w:val="af5"/>
        <w:rPr>
          <w:sz w:val="24"/>
        </w:rPr>
      </w:pPr>
      <w:r w:rsidRPr="00E96697">
        <w:rPr>
          <w:sz w:val="24"/>
        </w:rPr>
        <w:t>Приёмочные испытания проводятся на программно-аппаратном комплексе Заказчика в следующей минимальной конфигурации:</w:t>
      </w:r>
    </w:p>
    <w:p w14:paraId="24D64823" w14:textId="77777777" w:rsidR="006F1A73" w:rsidRPr="00E96697" w:rsidRDefault="006F1A73" w:rsidP="006F1A73">
      <w:pPr>
        <w:pStyle w:val="af5"/>
        <w:rPr>
          <w:sz w:val="24"/>
        </w:rPr>
      </w:pPr>
      <w:r w:rsidRPr="00E96697">
        <w:rPr>
          <w:sz w:val="24"/>
        </w:rPr>
        <w:t>Рабочее место:</w:t>
      </w:r>
    </w:p>
    <w:p w14:paraId="4B9A3CF5" w14:textId="77777777" w:rsidR="006F1A73" w:rsidRPr="00E96697" w:rsidRDefault="006F1A73" w:rsidP="006F1A73">
      <w:pPr>
        <w:pStyle w:val="1212"/>
        <w:rPr>
          <w:sz w:val="24"/>
          <w:szCs w:val="24"/>
        </w:rPr>
      </w:pPr>
      <w:r w:rsidRPr="00E96697">
        <w:rPr>
          <w:sz w:val="24"/>
          <w:szCs w:val="24"/>
        </w:rPr>
        <w:t>ПК в составе АРМ пользователя, соответствующий минимальным системным требованиям, указанным в ТЗ;</w:t>
      </w:r>
    </w:p>
    <w:p w14:paraId="77215F76" w14:textId="77777777" w:rsidR="006F1A73" w:rsidRPr="00E96697" w:rsidRDefault="006F1A73" w:rsidP="006F1A73">
      <w:pPr>
        <w:pStyle w:val="1212"/>
        <w:rPr>
          <w:sz w:val="24"/>
          <w:szCs w:val="24"/>
        </w:rPr>
      </w:pPr>
      <w:r w:rsidRPr="00E96697">
        <w:rPr>
          <w:sz w:val="24"/>
          <w:szCs w:val="24"/>
        </w:rPr>
        <w:t>Рекомендуемая операционная система MS Windows 10;</w:t>
      </w:r>
    </w:p>
    <w:p w14:paraId="5658379D" w14:textId="77777777" w:rsidR="006F1A73" w:rsidRPr="00E96697" w:rsidRDefault="006F1A73" w:rsidP="006F1A73">
      <w:pPr>
        <w:pStyle w:val="1212"/>
        <w:rPr>
          <w:sz w:val="24"/>
          <w:szCs w:val="24"/>
        </w:rPr>
      </w:pPr>
      <w:r w:rsidRPr="00E96697">
        <w:rPr>
          <w:sz w:val="24"/>
          <w:szCs w:val="24"/>
        </w:rPr>
        <w:t>Интерпретатор Python 3.10 64-bit</w:t>
      </w:r>
    </w:p>
    <w:p w14:paraId="115A64B8" w14:textId="77777777" w:rsidR="006F1A73" w:rsidRPr="00E96697" w:rsidRDefault="006F1A73" w:rsidP="006F1A73">
      <w:pPr>
        <w:pStyle w:val="af3"/>
        <w:numPr>
          <w:ilvl w:val="0"/>
          <w:numId w:val="37"/>
        </w:numPr>
        <w:rPr>
          <w:rStyle w:val="normaltextrun"/>
          <w:rFonts w:cs="Times New Roman"/>
          <w:b/>
          <w:bCs/>
          <w:sz w:val="24"/>
        </w:rPr>
      </w:pPr>
      <w:bookmarkStart w:id="119" w:name="_Toc88291159"/>
      <w:bookmarkStart w:id="120" w:name="_Toc104467581"/>
      <w:bookmarkStart w:id="121" w:name="_Toc106264610"/>
      <w:r w:rsidRPr="00E96697">
        <w:rPr>
          <w:rStyle w:val="normaltextrun"/>
          <w:rFonts w:cs="Times New Roman"/>
          <w:b/>
          <w:bCs/>
          <w:sz w:val="24"/>
        </w:rPr>
        <w:t>Метрологическое обеспечение испытаний</w:t>
      </w:r>
      <w:bookmarkEnd w:id="119"/>
      <w:bookmarkEnd w:id="120"/>
      <w:bookmarkEnd w:id="121"/>
    </w:p>
    <w:p w14:paraId="53D6A2C9" w14:textId="77777777" w:rsidR="006F1A73" w:rsidRPr="00E96697" w:rsidRDefault="006F1A73" w:rsidP="006F1A73">
      <w:pPr>
        <w:pStyle w:val="af5"/>
        <w:rPr>
          <w:color w:val="000000"/>
          <w:sz w:val="24"/>
        </w:rPr>
      </w:pPr>
      <w:r w:rsidRPr="00E96697">
        <w:rPr>
          <w:sz w:val="24"/>
        </w:rPr>
        <w:lastRenderedPageBreak/>
        <w:t>Программа испытаний предполагает использование «Диспетчера задач» для оценки потребления программой ресурсов ПК (недопустимы критические значения во время работы программы)</w:t>
      </w:r>
      <w:r w:rsidRPr="00E96697">
        <w:rPr>
          <w:color w:val="000000"/>
          <w:sz w:val="24"/>
        </w:rPr>
        <w:t>.</w:t>
      </w:r>
    </w:p>
    <w:p w14:paraId="6C2FDED8" w14:textId="3E1B4B7C" w:rsidR="006F1A73" w:rsidRPr="00E96697" w:rsidRDefault="006F1A73" w:rsidP="006F1A73">
      <w:pPr>
        <w:pStyle w:val="af3"/>
        <w:numPr>
          <w:ilvl w:val="0"/>
          <w:numId w:val="37"/>
        </w:numPr>
        <w:rPr>
          <w:rStyle w:val="normaltextrun"/>
          <w:rFonts w:cs="Times New Roman"/>
          <w:b/>
          <w:bCs/>
          <w:sz w:val="24"/>
        </w:rPr>
      </w:pPr>
      <w:bookmarkStart w:id="122" w:name="_Toc88291160"/>
      <w:bookmarkStart w:id="123" w:name="_Toc104467582"/>
      <w:bookmarkStart w:id="124" w:name="_Toc106264611"/>
      <w:r w:rsidRPr="00E96697">
        <w:rPr>
          <w:rStyle w:val="normaltextrun"/>
          <w:rFonts w:cs="Times New Roman"/>
          <w:b/>
          <w:bCs/>
          <w:sz w:val="24"/>
        </w:rPr>
        <w:t>Отчётность</w:t>
      </w:r>
      <w:bookmarkEnd w:id="122"/>
      <w:bookmarkEnd w:id="123"/>
      <w:bookmarkEnd w:id="124"/>
    </w:p>
    <w:p w14:paraId="0384FEE8" w14:textId="77777777" w:rsidR="006F1A73" w:rsidRPr="00E96697" w:rsidRDefault="006F1A73" w:rsidP="006F1A73">
      <w:pPr>
        <w:pStyle w:val="af5"/>
        <w:rPr>
          <w:sz w:val="24"/>
        </w:rPr>
      </w:pPr>
      <w:r w:rsidRPr="00E96697">
        <w:rPr>
          <w:sz w:val="24"/>
        </w:rPr>
        <w:t>Результаты испытаний ЛИ «Обведи, не отрывая пера», предусмотренные настоящей программой, фиксируются в протоколах, содержащих следующие разделы:</w:t>
      </w:r>
    </w:p>
    <w:p w14:paraId="2033B644" w14:textId="77777777" w:rsidR="006F1A73" w:rsidRPr="00E96697" w:rsidRDefault="006F1A73" w:rsidP="006F1A73">
      <w:pPr>
        <w:pStyle w:val="1212"/>
        <w:rPr>
          <w:sz w:val="24"/>
          <w:szCs w:val="24"/>
        </w:rPr>
      </w:pPr>
      <w:r w:rsidRPr="00E96697">
        <w:rPr>
          <w:sz w:val="24"/>
          <w:szCs w:val="24"/>
        </w:rPr>
        <w:t>Назначение испытаний и номер раздела требований ТЗ на ЛИ «Обведи, не отрывая пера», по которому проводят испытание;</w:t>
      </w:r>
    </w:p>
    <w:p w14:paraId="7AE41A14" w14:textId="77777777" w:rsidR="006F1A73" w:rsidRPr="00E96697" w:rsidRDefault="006F1A73" w:rsidP="006F1A73">
      <w:pPr>
        <w:pStyle w:val="1212"/>
        <w:rPr>
          <w:sz w:val="24"/>
          <w:szCs w:val="24"/>
        </w:rPr>
      </w:pPr>
      <w:r w:rsidRPr="00E96697">
        <w:rPr>
          <w:sz w:val="24"/>
          <w:szCs w:val="24"/>
        </w:rPr>
        <w:t>Состав технических и программных средств, используемых при испытаниях;</w:t>
      </w:r>
    </w:p>
    <w:p w14:paraId="1BC96721" w14:textId="77777777" w:rsidR="006F1A73" w:rsidRPr="00E96697" w:rsidRDefault="006F1A73" w:rsidP="006F1A73">
      <w:pPr>
        <w:pStyle w:val="1212"/>
        <w:rPr>
          <w:sz w:val="24"/>
          <w:szCs w:val="24"/>
        </w:rPr>
      </w:pPr>
      <w:r w:rsidRPr="00E96697">
        <w:rPr>
          <w:sz w:val="24"/>
          <w:szCs w:val="24"/>
        </w:rPr>
        <w:t>Указание методик, в соответствии с которыми проводились испытания, обработка и оценка результатов;</w:t>
      </w:r>
    </w:p>
    <w:p w14:paraId="18862C31" w14:textId="77777777" w:rsidR="006F1A73" w:rsidRPr="00E96697" w:rsidRDefault="006F1A73" w:rsidP="006F1A73">
      <w:pPr>
        <w:pStyle w:val="1212"/>
        <w:rPr>
          <w:sz w:val="24"/>
          <w:szCs w:val="24"/>
        </w:rPr>
      </w:pPr>
      <w:r w:rsidRPr="00E96697">
        <w:rPr>
          <w:sz w:val="24"/>
          <w:szCs w:val="24"/>
        </w:rPr>
        <w:t>Условия проведения испытаний и характеристики исходных данных;</w:t>
      </w:r>
    </w:p>
    <w:p w14:paraId="6E5A070D" w14:textId="77777777" w:rsidR="006F1A73" w:rsidRPr="00E96697" w:rsidRDefault="006F1A73" w:rsidP="006F1A73">
      <w:pPr>
        <w:pStyle w:val="1212"/>
        <w:rPr>
          <w:sz w:val="24"/>
          <w:szCs w:val="24"/>
        </w:rPr>
      </w:pPr>
      <w:r w:rsidRPr="00E96697">
        <w:rPr>
          <w:sz w:val="24"/>
          <w:szCs w:val="24"/>
        </w:rPr>
        <w:t>Средства хранения и условия доступа к тестирующей программе;</w:t>
      </w:r>
    </w:p>
    <w:p w14:paraId="0ECD60DB" w14:textId="77777777" w:rsidR="006F1A73" w:rsidRPr="00E96697" w:rsidRDefault="006F1A73" w:rsidP="006F1A73">
      <w:pPr>
        <w:pStyle w:val="1212"/>
        <w:rPr>
          <w:sz w:val="24"/>
          <w:szCs w:val="24"/>
        </w:rPr>
      </w:pPr>
      <w:r w:rsidRPr="00E96697">
        <w:rPr>
          <w:sz w:val="24"/>
          <w:szCs w:val="24"/>
        </w:rPr>
        <w:t>Обобщённые результаты испытаний;</w:t>
      </w:r>
    </w:p>
    <w:p w14:paraId="78097105" w14:textId="77777777" w:rsidR="006F1A73" w:rsidRPr="00E96697" w:rsidRDefault="006F1A73" w:rsidP="006F1A73">
      <w:pPr>
        <w:pStyle w:val="1212"/>
        <w:rPr>
          <w:sz w:val="24"/>
          <w:szCs w:val="24"/>
        </w:rPr>
      </w:pPr>
      <w:r w:rsidRPr="00E96697">
        <w:rPr>
          <w:sz w:val="24"/>
          <w:szCs w:val="24"/>
        </w:rPr>
        <w:t>Выводы о результатах испытаний и соответствии созданной Системы определённому разделу требований ТЗ на ЛИ «Обведи, не отрывая пера».</w:t>
      </w:r>
    </w:p>
    <w:p w14:paraId="1D41C740" w14:textId="77777777" w:rsidR="006F1A73" w:rsidRPr="00E96697" w:rsidRDefault="006F1A73" w:rsidP="006F1A73">
      <w:pPr>
        <w:pStyle w:val="af5"/>
        <w:rPr>
          <w:sz w:val="24"/>
        </w:rPr>
      </w:pPr>
      <w:r w:rsidRPr="00E96697">
        <w:rPr>
          <w:sz w:val="24"/>
        </w:rPr>
        <w:t>В протоколах могут быть занесены замечания персонала по удобству эксплуатации Системы.</w:t>
      </w:r>
    </w:p>
    <w:p w14:paraId="7F85B498" w14:textId="77777777" w:rsidR="006F1A73" w:rsidRPr="00E96697" w:rsidRDefault="006F1A73" w:rsidP="006F1A73">
      <w:pPr>
        <w:pStyle w:val="af5"/>
        <w:rPr>
          <w:color w:val="000000"/>
          <w:sz w:val="24"/>
        </w:rPr>
      </w:pPr>
      <w:r w:rsidRPr="00E96697">
        <w:rPr>
          <w:sz w:val="24"/>
        </w:rPr>
        <w:t>Этап проведения предварительных испытаний завершается оформлением «Акта предварительных и приемочных испытаний ЛИ «Обведи, не отрывая пера».</w:t>
      </w:r>
    </w:p>
    <w:p w14:paraId="6659D904" w14:textId="49A8EAE2" w:rsidR="006F1A73" w:rsidRPr="00460950" w:rsidRDefault="006F1A73" w:rsidP="0046095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60950">
        <w:rPr>
          <w:rFonts w:ascii="Times New Roman" w:hAnsi="Times New Roman" w:cs="Times New Roman"/>
          <w:b/>
          <w:sz w:val="24"/>
          <w:szCs w:val="24"/>
        </w:rPr>
        <w:t>ПРОТОКОЛ</w:t>
      </w:r>
    </w:p>
    <w:p w14:paraId="0748D15C" w14:textId="04C7105B" w:rsidR="006F1A73" w:rsidRPr="00E96697" w:rsidRDefault="006F1A73" w:rsidP="00E96697">
      <w:pPr>
        <w:pStyle w:val="af5"/>
        <w:rPr>
          <w:b/>
          <w:sz w:val="24"/>
        </w:rPr>
      </w:pPr>
      <w:r w:rsidRPr="00E96697">
        <w:rPr>
          <w:b/>
          <w:sz w:val="24"/>
        </w:rPr>
        <w:t>Предварительных и приемочных испытаний ЛИ «Обведи, не отрывая пера»</w:t>
      </w:r>
    </w:p>
    <w:p w14:paraId="0F947810" w14:textId="77777777" w:rsidR="006F1A73" w:rsidRPr="00E96697" w:rsidRDefault="006F1A73" w:rsidP="006F1A73">
      <w:pPr>
        <w:pStyle w:val="af5"/>
        <w:rPr>
          <w:sz w:val="24"/>
        </w:rPr>
      </w:pPr>
      <w:r w:rsidRPr="00E96697">
        <w:rPr>
          <w:sz w:val="24"/>
        </w:rPr>
        <w:t>В соответствии с требованиями индивидуального задания были проведены испытания ЛИ «Обведи, не отрывая пера» в соответствии с утвержденной «Программой и методикой испытаний».</w:t>
      </w:r>
    </w:p>
    <w:p w14:paraId="4DCEB5C9" w14:textId="77777777" w:rsidR="006F1A73" w:rsidRPr="00E96697" w:rsidRDefault="006F1A73" w:rsidP="006F1A73">
      <w:pPr>
        <w:pStyle w:val="af5"/>
        <w:rPr>
          <w:sz w:val="24"/>
        </w:rPr>
      </w:pPr>
      <w:r w:rsidRPr="00E96697">
        <w:rPr>
          <w:sz w:val="24"/>
        </w:rPr>
        <w:t>Общие сведения об испытаниях приведены в таблице 1.</w:t>
      </w:r>
    </w:p>
    <w:p w14:paraId="0E20ADCC" w14:textId="77777777" w:rsidR="006F1A73" w:rsidRPr="00E96697" w:rsidRDefault="006F1A73" w:rsidP="006F1A73">
      <w:pPr>
        <w:pStyle w:val="af5"/>
        <w:rPr>
          <w:color w:val="000000"/>
          <w:sz w:val="24"/>
        </w:rPr>
      </w:pPr>
      <w:r w:rsidRPr="00E96697">
        <w:rPr>
          <w:sz w:val="24"/>
        </w:rPr>
        <w:t>Результаты испытаний приведены в таблице 2.</w:t>
      </w:r>
      <w:r w:rsidRPr="00E96697">
        <w:rPr>
          <w:color w:val="000000"/>
          <w:sz w:val="24"/>
        </w:rPr>
        <w:t xml:space="preserve"> </w:t>
      </w:r>
    </w:p>
    <w:p w14:paraId="16B8336B" w14:textId="77777777" w:rsidR="006F1A73" w:rsidRPr="00CA4E1E" w:rsidRDefault="006F1A73" w:rsidP="006F1A73">
      <w:pPr>
        <w:jc w:val="both"/>
        <w:rPr>
          <w:color w:val="FF0000"/>
          <w:szCs w:val="28"/>
        </w:rPr>
      </w:pPr>
    </w:p>
    <w:p w14:paraId="33994E36" w14:textId="77777777" w:rsidR="006F1A73" w:rsidRPr="00E766A6" w:rsidRDefault="006F1A73" w:rsidP="006F1A73">
      <w:pPr>
        <w:pStyle w:val="af0"/>
        <w:rPr>
          <w:szCs w:val="24"/>
          <w:lang w:eastAsia="en-US" w:bidi="en-US"/>
        </w:rPr>
      </w:pPr>
      <w:bookmarkStart w:id="125" w:name="_Ref74120505"/>
      <w:bookmarkStart w:id="126" w:name="_Ref74120502"/>
      <w:r w:rsidRPr="00E766A6">
        <w:rPr>
          <w:szCs w:val="24"/>
          <w:lang w:eastAsia="en-US" w:bidi="en-US"/>
        </w:rPr>
        <w:t xml:space="preserve">Таблица </w:t>
      </w:r>
      <w:r w:rsidRPr="00E766A6">
        <w:rPr>
          <w:szCs w:val="24"/>
          <w:lang w:eastAsia="en-US" w:bidi="en-US"/>
        </w:rPr>
        <w:fldChar w:fldCharType="begin"/>
      </w:r>
      <w:r w:rsidRPr="00E766A6">
        <w:rPr>
          <w:szCs w:val="24"/>
          <w:lang w:eastAsia="en-US" w:bidi="en-US"/>
        </w:rPr>
        <w:instrText xml:space="preserve"> SEQ Таблица \* ARABIC \s 1 </w:instrText>
      </w:r>
      <w:r w:rsidRPr="00E766A6">
        <w:rPr>
          <w:szCs w:val="24"/>
          <w:lang w:eastAsia="en-US" w:bidi="en-US"/>
        </w:rPr>
        <w:fldChar w:fldCharType="separate"/>
      </w:r>
      <w:r w:rsidR="00000B3C">
        <w:rPr>
          <w:noProof/>
          <w:szCs w:val="24"/>
          <w:lang w:eastAsia="en-US" w:bidi="en-US"/>
        </w:rPr>
        <w:t>1</w:t>
      </w:r>
      <w:r w:rsidRPr="00E766A6">
        <w:rPr>
          <w:szCs w:val="24"/>
          <w:lang w:eastAsia="en-US" w:bidi="en-US"/>
        </w:rPr>
        <w:fldChar w:fldCharType="end"/>
      </w:r>
      <w:bookmarkEnd w:id="125"/>
      <w:r w:rsidRPr="00E766A6">
        <w:rPr>
          <w:szCs w:val="24"/>
          <w:lang w:eastAsia="en-US" w:bidi="en-US"/>
        </w:rPr>
        <w:t xml:space="preserve"> - Общие сведения</w:t>
      </w:r>
      <w:bookmarkEnd w:id="1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60"/>
        <w:gridCol w:w="2411"/>
        <w:gridCol w:w="2693"/>
      </w:tblGrid>
      <w:tr w:rsidR="006F1A73" w:rsidRPr="00F230F6" w14:paraId="215D81BE" w14:textId="77777777" w:rsidTr="00DC42FB">
        <w:tc>
          <w:tcPr>
            <w:tcW w:w="4360" w:type="dxa"/>
            <w:vAlign w:val="center"/>
          </w:tcPr>
          <w:p w14:paraId="1B5A4C41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lastRenderedPageBreak/>
              <w:t>Испытываемый образец:</w:t>
            </w:r>
          </w:p>
        </w:tc>
        <w:tc>
          <w:tcPr>
            <w:tcW w:w="5104" w:type="dxa"/>
            <w:gridSpan w:val="2"/>
            <w:vAlign w:val="center"/>
          </w:tcPr>
          <w:p w14:paraId="722C1CE5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Специализированная информационная системы «Информационный портал малого предпринимательства»</w:t>
            </w:r>
          </w:p>
        </w:tc>
      </w:tr>
      <w:tr w:rsidR="006F1A73" w:rsidRPr="00F230F6" w14:paraId="4AC72C39" w14:textId="77777777" w:rsidTr="00DC42FB">
        <w:tc>
          <w:tcPr>
            <w:tcW w:w="4360" w:type="dxa"/>
          </w:tcPr>
          <w:p w14:paraId="1B4715F1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Дата проведения испытаний:</w:t>
            </w:r>
          </w:p>
        </w:tc>
        <w:tc>
          <w:tcPr>
            <w:tcW w:w="5104" w:type="dxa"/>
            <w:gridSpan w:val="2"/>
          </w:tcPr>
          <w:p w14:paraId="11216FB5" w14:textId="29E3D831" w:rsidR="006F1A73" w:rsidRPr="00E766A6" w:rsidRDefault="006F1A73" w:rsidP="00E96697">
            <w:pPr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«</w:t>
            </w:r>
            <w:r w:rsidR="00E96697">
              <w:rPr>
                <w:sz w:val="24"/>
                <w:lang w:bidi="en-US"/>
              </w:rPr>
              <w:t>30</w:t>
            </w:r>
            <w:r w:rsidRPr="00E766A6">
              <w:rPr>
                <w:sz w:val="24"/>
                <w:lang w:bidi="en-US"/>
              </w:rPr>
              <w:t xml:space="preserve">» </w:t>
            </w:r>
            <w:r w:rsidR="00E96697">
              <w:rPr>
                <w:sz w:val="24"/>
                <w:lang w:bidi="en-US"/>
              </w:rPr>
              <w:t>Октября</w:t>
            </w:r>
            <w:r w:rsidRPr="00E766A6">
              <w:rPr>
                <w:sz w:val="24"/>
                <w:lang w:bidi="en-US"/>
              </w:rPr>
              <w:t xml:space="preserve"> 202</w:t>
            </w:r>
            <w:r w:rsidR="00E96697">
              <w:rPr>
                <w:sz w:val="24"/>
                <w:lang w:bidi="en-US"/>
              </w:rPr>
              <w:t>3</w:t>
            </w:r>
            <w:r w:rsidRPr="00E766A6">
              <w:rPr>
                <w:sz w:val="24"/>
                <w:lang w:bidi="en-US"/>
              </w:rPr>
              <w:t xml:space="preserve"> г.</w:t>
            </w:r>
          </w:p>
        </w:tc>
      </w:tr>
      <w:tr w:rsidR="006F1A73" w:rsidRPr="00F230F6" w14:paraId="306922FA" w14:textId="77777777" w:rsidTr="00DC42FB">
        <w:tc>
          <w:tcPr>
            <w:tcW w:w="4360" w:type="dxa"/>
          </w:tcPr>
          <w:p w14:paraId="55F86CC2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Место проведения испытаний</w:t>
            </w:r>
          </w:p>
        </w:tc>
        <w:tc>
          <w:tcPr>
            <w:tcW w:w="5104" w:type="dxa"/>
            <w:gridSpan w:val="2"/>
          </w:tcPr>
          <w:p w14:paraId="36713774" w14:textId="77777777" w:rsidR="006F1A73" w:rsidRPr="00E766A6" w:rsidRDefault="006F1A73" w:rsidP="00DC42FB">
            <w:pPr>
              <w:ind w:firstLine="143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Площадка заказчика(ВятГУ (колледж), аудитория 5-203)</w:t>
            </w:r>
          </w:p>
        </w:tc>
      </w:tr>
      <w:tr w:rsidR="006F1A73" w:rsidRPr="00F230F6" w14:paraId="76788F2A" w14:textId="77777777" w:rsidTr="00DC42FB">
        <w:tc>
          <w:tcPr>
            <w:tcW w:w="4360" w:type="dxa"/>
          </w:tcPr>
          <w:p w14:paraId="4C6F8F63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Испытания проводили:</w:t>
            </w:r>
          </w:p>
        </w:tc>
        <w:tc>
          <w:tcPr>
            <w:tcW w:w="2411" w:type="dxa"/>
          </w:tcPr>
          <w:p w14:paraId="6EDC9623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Фамилия, И.О.</w:t>
            </w:r>
          </w:p>
        </w:tc>
        <w:tc>
          <w:tcPr>
            <w:tcW w:w="2693" w:type="dxa"/>
          </w:tcPr>
          <w:p w14:paraId="1F78C05E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Должность</w:t>
            </w:r>
          </w:p>
        </w:tc>
      </w:tr>
      <w:tr w:rsidR="006F1A73" w:rsidRPr="00F230F6" w14:paraId="469A4BA1" w14:textId="77777777" w:rsidTr="00DC42FB">
        <w:tc>
          <w:tcPr>
            <w:tcW w:w="4360" w:type="dxa"/>
          </w:tcPr>
          <w:p w14:paraId="0A19473B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От Исполнителя</w:t>
            </w:r>
          </w:p>
        </w:tc>
        <w:tc>
          <w:tcPr>
            <w:tcW w:w="2411" w:type="dxa"/>
          </w:tcPr>
          <w:p w14:paraId="06CE5769" w14:textId="77777777" w:rsidR="006F1A73" w:rsidRPr="00E766A6" w:rsidRDefault="006F1A73" w:rsidP="00DC42FB">
            <w:pPr>
              <w:ind w:firstLine="143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Манылова П. М.</w:t>
            </w:r>
          </w:p>
        </w:tc>
        <w:tc>
          <w:tcPr>
            <w:tcW w:w="2693" w:type="dxa"/>
          </w:tcPr>
          <w:p w14:paraId="34FC1ABB" w14:textId="2E3882A3" w:rsidR="006F1A73" w:rsidRPr="00E766A6" w:rsidRDefault="006F1A73" w:rsidP="00E96697">
            <w:pPr>
              <w:ind w:firstLine="143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Студент ИСПк-</w:t>
            </w:r>
            <w:r w:rsidR="00E96697">
              <w:rPr>
                <w:sz w:val="24"/>
                <w:lang w:bidi="en-US"/>
              </w:rPr>
              <w:t>4</w:t>
            </w:r>
            <w:r w:rsidRPr="00E766A6">
              <w:rPr>
                <w:sz w:val="24"/>
                <w:lang w:bidi="en-US"/>
              </w:rPr>
              <w:t>03-52-00</w:t>
            </w:r>
          </w:p>
        </w:tc>
      </w:tr>
      <w:tr w:rsidR="006F1A73" w:rsidRPr="00F230F6" w14:paraId="6772BF16" w14:textId="77777777" w:rsidTr="00DC42FB">
        <w:tc>
          <w:tcPr>
            <w:tcW w:w="4360" w:type="dxa"/>
          </w:tcPr>
          <w:p w14:paraId="28543535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От Заказчика</w:t>
            </w:r>
          </w:p>
        </w:tc>
        <w:tc>
          <w:tcPr>
            <w:tcW w:w="2411" w:type="dxa"/>
          </w:tcPr>
          <w:p w14:paraId="418A044D" w14:textId="6E4421D7" w:rsidR="006F1A73" w:rsidRPr="00E766A6" w:rsidRDefault="00E96697" w:rsidP="00DC42FB">
            <w:pPr>
              <w:ind w:firstLine="143"/>
              <w:rPr>
                <w:sz w:val="24"/>
                <w:lang w:bidi="en-US"/>
              </w:rPr>
            </w:pPr>
            <w:proofErr w:type="spellStart"/>
            <w:r>
              <w:rPr>
                <w:sz w:val="24"/>
                <w:lang w:bidi="en-US"/>
              </w:rPr>
              <w:t>Долженкова</w:t>
            </w:r>
            <w:proofErr w:type="spellEnd"/>
            <w:r>
              <w:rPr>
                <w:sz w:val="24"/>
                <w:lang w:bidi="en-US"/>
              </w:rPr>
              <w:t xml:space="preserve"> М. Л.</w:t>
            </w:r>
          </w:p>
        </w:tc>
        <w:tc>
          <w:tcPr>
            <w:tcW w:w="2693" w:type="dxa"/>
          </w:tcPr>
          <w:p w14:paraId="66D3D3D7" w14:textId="6024F490" w:rsidR="006F1A73" w:rsidRPr="00E766A6" w:rsidRDefault="00E96697" w:rsidP="00DC42FB">
            <w:pPr>
              <w:ind w:firstLine="143"/>
              <w:rPr>
                <w:sz w:val="24"/>
                <w:lang w:bidi="en-US"/>
              </w:rPr>
            </w:pPr>
            <w:r>
              <w:rPr>
                <w:sz w:val="24"/>
                <w:lang w:bidi="en-US"/>
              </w:rPr>
              <w:t>Преподаватель дисциплины «УП. 08</w:t>
            </w:r>
            <w:r w:rsidRPr="00E766A6">
              <w:rPr>
                <w:sz w:val="24"/>
                <w:lang w:bidi="en-US"/>
              </w:rPr>
              <w:t xml:space="preserve"> УЧЕБНАЯ ПРАКТИКА»</w:t>
            </w:r>
          </w:p>
        </w:tc>
      </w:tr>
    </w:tbl>
    <w:p w14:paraId="224888F4" w14:textId="77777777" w:rsidR="006F1A73" w:rsidRDefault="006F1A73" w:rsidP="00E96697">
      <w:pPr>
        <w:pStyle w:val="af0"/>
        <w:jc w:val="left"/>
        <w:rPr>
          <w:szCs w:val="24"/>
          <w:lang w:eastAsia="en-US" w:bidi="en-US"/>
        </w:rPr>
      </w:pPr>
    </w:p>
    <w:p w14:paraId="53BABF5F" w14:textId="77777777" w:rsidR="006F1A73" w:rsidRPr="008F0EB9" w:rsidRDefault="006F1A73" w:rsidP="006F1A73">
      <w:pPr>
        <w:pStyle w:val="af0"/>
        <w:rPr>
          <w:szCs w:val="24"/>
          <w:lang w:eastAsia="en-US" w:bidi="en-US"/>
        </w:rPr>
      </w:pPr>
      <w:r w:rsidRPr="00E96697">
        <w:rPr>
          <w:szCs w:val="24"/>
          <w:lang w:eastAsia="en-US" w:bidi="en-US"/>
        </w:rPr>
        <w:t xml:space="preserve">  </w:t>
      </w:r>
      <w:r w:rsidRPr="00E766A6">
        <w:rPr>
          <w:szCs w:val="24"/>
          <w:lang w:eastAsia="en-US" w:bidi="en-US"/>
        </w:rPr>
        <w:t>Таблица 2 - Результаты испытаний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3431"/>
        <w:gridCol w:w="1559"/>
        <w:gridCol w:w="1985"/>
        <w:gridCol w:w="1672"/>
      </w:tblGrid>
      <w:tr w:rsidR="006F1A73" w:rsidRPr="00F230F6" w14:paraId="0B1A271C" w14:textId="77777777" w:rsidTr="00DC42FB">
        <w:trPr>
          <w:tblHeader/>
        </w:trPr>
        <w:tc>
          <w:tcPr>
            <w:tcW w:w="709" w:type="dxa"/>
            <w:vAlign w:val="center"/>
          </w:tcPr>
          <w:p w14:paraId="3E4C8B55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lastRenderedPageBreak/>
              <w:t>№</w:t>
            </w:r>
          </w:p>
        </w:tc>
        <w:tc>
          <w:tcPr>
            <w:tcW w:w="3431" w:type="dxa"/>
            <w:vAlign w:val="center"/>
          </w:tcPr>
          <w:p w14:paraId="198A2455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Шаг испытаний (проверок)</w:t>
            </w:r>
          </w:p>
        </w:tc>
        <w:tc>
          <w:tcPr>
            <w:tcW w:w="1559" w:type="dxa"/>
            <w:vAlign w:val="center"/>
          </w:tcPr>
          <w:p w14:paraId="63A08C4C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№ пункта</w:t>
            </w:r>
          </w:p>
          <w:p w14:paraId="21331B06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Методики</w:t>
            </w:r>
          </w:p>
        </w:tc>
        <w:tc>
          <w:tcPr>
            <w:tcW w:w="1985" w:type="dxa"/>
            <w:vAlign w:val="center"/>
          </w:tcPr>
          <w:p w14:paraId="40A07FBC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Отметка о прохождении (да/нет)</w:t>
            </w:r>
          </w:p>
        </w:tc>
        <w:tc>
          <w:tcPr>
            <w:tcW w:w="1672" w:type="dxa"/>
            <w:vAlign w:val="center"/>
          </w:tcPr>
          <w:p w14:paraId="68511EDE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Примечания</w:t>
            </w:r>
          </w:p>
        </w:tc>
      </w:tr>
      <w:tr w:rsidR="006F1A73" w:rsidRPr="00343682" w14:paraId="7566CFCF" w14:textId="77777777" w:rsidTr="00DC42FB">
        <w:trPr>
          <w:tblHeader/>
        </w:trPr>
        <w:tc>
          <w:tcPr>
            <w:tcW w:w="709" w:type="dxa"/>
            <w:vAlign w:val="center"/>
          </w:tcPr>
          <w:p w14:paraId="055B0556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1</w:t>
            </w:r>
          </w:p>
        </w:tc>
        <w:tc>
          <w:tcPr>
            <w:tcW w:w="3431" w:type="dxa"/>
            <w:vAlign w:val="center"/>
          </w:tcPr>
          <w:p w14:paraId="0FE87582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Проверка состава и качества сопроводительной документации </w:t>
            </w:r>
          </w:p>
        </w:tc>
        <w:tc>
          <w:tcPr>
            <w:tcW w:w="1559" w:type="dxa"/>
            <w:vAlign w:val="center"/>
          </w:tcPr>
          <w:p w14:paraId="63F0B7B8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1</w:t>
            </w:r>
          </w:p>
        </w:tc>
        <w:tc>
          <w:tcPr>
            <w:tcW w:w="1985" w:type="dxa"/>
            <w:vAlign w:val="center"/>
          </w:tcPr>
          <w:p w14:paraId="24C4F03A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да</w:t>
            </w:r>
          </w:p>
        </w:tc>
        <w:tc>
          <w:tcPr>
            <w:tcW w:w="1672" w:type="dxa"/>
            <w:vAlign w:val="center"/>
          </w:tcPr>
          <w:p w14:paraId="3240A781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—</w:t>
            </w:r>
          </w:p>
        </w:tc>
      </w:tr>
      <w:tr w:rsidR="006F1A73" w:rsidRPr="00343682" w14:paraId="54D3252C" w14:textId="77777777" w:rsidTr="00DC42FB">
        <w:trPr>
          <w:tblHeader/>
        </w:trPr>
        <w:tc>
          <w:tcPr>
            <w:tcW w:w="709" w:type="dxa"/>
            <w:vAlign w:val="center"/>
          </w:tcPr>
          <w:p w14:paraId="043F3123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2</w:t>
            </w:r>
          </w:p>
        </w:tc>
        <w:tc>
          <w:tcPr>
            <w:tcW w:w="3431" w:type="dxa"/>
            <w:vAlign w:val="center"/>
          </w:tcPr>
          <w:p w14:paraId="074CC5CA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Запуск программы</w:t>
            </w:r>
          </w:p>
        </w:tc>
        <w:tc>
          <w:tcPr>
            <w:tcW w:w="1559" w:type="dxa"/>
            <w:vAlign w:val="center"/>
          </w:tcPr>
          <w:p w14:paraId="274C8118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2</w:t>
            </w:r>
          </w:p>
        </w:tc>
        <w:tc>
          <w:tcPr>
            <w:tcW w:w="1985" w:type="dxa"/>
            <w:vAlign w:val="center"/>
          </w:tcPr>
          <w:p w14:paraId="3D013DBA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да</w:t>
            </w:r>
          </w:p>
        </w:tc>
        <w:tc>
          <w:tcPr>
            <w:tcW w:w="1672" w:type="dxa"/>
            <w:vAlign w:val="center"/>
          </w:tcPr>
          <w:p w14:paraId="73A9D166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—</w:t>
            </w:r>
          </w:p>
        </w:tc>
      </w:tr>
      <w:tr w:rsidR="006F1A73" w:rsidRPr="00343682" w14:paraId="71047E45" w14:textId="77777777" w:rsidTr="00DC42FB">
        <w:trPr>
          <w:tblHeader/>
        </w:trPr>
        <w:tc>
          <w:tcPr>
            <w:tcW w:w="709" w:type="dxa"/>
            <w:vAlign w:val="center"/>
          </w:tcPr>
          <w:p w14:paraId="4345F136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3</w:t>
            </w:r>
          </w:p>
        </w:tc>
        <w:tc>
          <w:tcPr>
            <w:tcW w:w="3431" w:type="dxa"/>
            <w:vAlign w:val="center"/>
          </w:tcPr>
          <w:p w14:paraId="6D43717E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Нажатие кнопки «Открытие/закрытие правил игры»</w:t>
            </w:r>
          </w:p>
        </w:tc>
        <w:tc>
          <w:tcPr>
            <w:tcW w:w="1559" w:type="dxa"/>
            <w:vAlign w:val="center"/>
          </w:tcPr>
          <w:p w14:paraId="4F65D68C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3</w:t>
            </w:r>
          </w:p>
        </w:tc>
        <w:tc>
          <w:tcPr>
            <w:tcW w:w="1985" w:type="dxa"/>
            <w:vAlign w:val="center"/>
          </w:tcPr>
          <w:p w14:paraId="10E4A8BB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да</w:t>
            </w:r>
          </w:p>
        </w:tc>
        <w:tc>
          <w:tcPr>
            <w:tcW w:w="1672" w:type="dxa"/>
            <w:vAlign w:val="center"/>
          </w:tcPr>
          <w:p w14:paraId="2F29C8AE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—</w:t>
            </w:r>
          </w:p>
        </w:tc>
      </w:tr>
      <w:tr w:rsidR="006F1A73" w:rsidRPr="00343682" w14:paraId="7B4B7A13" w14:textId="77777777" w:rsidTr="00DC42FB">
        <w:trPr>
          <w:tblHeader/>
        </w:trPr>
        <w:tc>
          <w:tcPr>
            <w:tcW w:w="709" w:type="dxa"/>
            <w:vAlign w:val="center"/>
          </w:tcPr>
          <w:p w14:paraId="546D0CB5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4</w:t>
            </w:r>
          </w:p>
        </w:tc>
        <w:tc>
          <w:tcPr>
            <w:tcW w:w="3431" w:type="dxa"/>
            <w:vAlign w:val="center"/>
          </w:tcPr>
          <w:p w14:paraId="768D6E77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Переход в «Меню выбора уровня»</w:t>
            </w:r>
          </w:p>
        </w:tc>
        <w:tc>
          <w:tcPr>
            <w:tcW w:w="1559" w:type="dxa"/>
            <w:vAlign w:val="center"/>
          </w:tcPr>
          <w:p w14:paraId="2AD3CEF5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4</w:t>
            </w:r>
          </w:p>
        </w:tc>
        <w:tc>
          <w:tcPr>
            <w:tcW w:w="1985" w:type="dxa"/>
            <w:vAlign w:val="center"/>
          </w:tcPr>
          <w:p w14:paraId="1AB74D12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да</w:t>
            </w:r>
          </w:p>
        </w:tc>
        <w:tc>
          <w:tcPr>
            <w:tcW w:w="1672" w:type="dxa"/>
            <w:vAlign w:val="center"/>
          </w:tcPr>
          <w:p w14:paraId="05146AA2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—</w:t>
            </w:r>
          </w:p>
        </w:tc>
      </w:tr>
      <w:tr w:rsidR="006F1A73" w:rsidRPr="00343682" w14:paraId="266BE7D1" w14:textId="77777777" w:rsidTr="00DC42FB">
        <w:trPr>
          <w:tblHeader/>
        </w:trPr>
        <w:tc>
          <w:tcPr>
            <w:tcW w:w="709" w:type="dxa"/>
            <w:vAlign w:val="center"/>
          </w:tcPr>
          <w:p w14:paraId="19973812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5</w:t>
            </w:r>
          </w:p>
        </w:tc>
        <w:tc>
          <w:tcPr>
            <w:tcW w:w="3431" w:type="dxa"/>
            <w:vAlign w:val="center"/>
          </w:tcPr>
          <w:p w14:paraId="594EC61B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Переход на игровое поле</w:t>
            </w:r>
          </w:p>
        </w:tc>
        <w:tc>
          <w:tcPr>
            <w:tcW w:w="1559" w:type="dxa"/>
            <w:vAlign w:val="center"/>
          </w:tcPr>
          <w:p w14:paraId="3E12E329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5</w:t>
            </w:r>
          </w:p>
        </w:tc>
        <w:tc>
          <w:tcPr>
            <w:tcW w:w="1985" w:type="dxa"/>
            <w:vAlign w:val="center"/>
          </w:tcPr>
          <w:p w14:paraId="75A15E34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да</w:t>
            </w:r>
          </w:p>
        </w:tc>
        <w:tc>
          <w:tcPr>
            <w:tcW w:w="1672" w:type="dxa"/>
            <w:vAlign w:val="center"/>
          </w:tcPr>
          <w:p w14:paraId="4AA7E794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Выбрали 4 уровень</w:t>
            </w:r>
          </w:p>
        </w:tc>
      </w:tr>
      <w:tr w:rsidR="006F1A73" w:rsidRPr="00343682" w14:paraId="74569323" w14:textId="77777777" w:rsidTr="00DC42FB">
        <w:trPr>
          <w:tblHeader/>
        </w:trPr>
        <w:tc>
          <w:tcPr>
            <w:tcW w:w="709" w:type="dxa"/>
            <w:vAlign w:val="center"/>
          </w:tcPr>
          <w:p w14:paraId="14A9089B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6</w:t>
            </w:r>
          </w:p>
        </w:tc>
        <w:tc>
          <w:tcPr>
            <w:tcW w:w="3431" w:type="dxa"/>
            <w:vAlign w:val="center"/>
          </w:tcPr>
          <w:p w14:paraId="33BBE752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Осуществление правильного хода</w:t>
            </w:r>
          </w:p>
        </w:tc>
        <w:tc>
          <w:tcPr>
            <w:tcW w:w="1559" w:type="dxa"/>
            <w:vAlign w:val="center"/>
          </w:tcPr>
          <w:p w14:paraId="4AA5F36E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6</w:t>
            </w:r>
          </w:p>
        </w:tc>
        <w:tc>
          <w:tcPr>
            <w:tcW w:w="1985" w:type="dxa"/>
            <w:vAlign w:val="center"/>
          </w:tcPr>
          <w:p w14:paraId="5B78971B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да</w:t>
            </w:r>
          </w:p>
        </w:tc>
        <w:tc>
          <w:tcPr>
            <w:tcW w:w="1672" w:type="dxa"/>
            <w:vAlign w:val="center"/>
          </w:tcPr>
          <w:p w14:paraId="3C49BFF9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Выбрали фигуру из 3 уровня</w:t>
            </w:r>
          </w:p>
        </w:tc>
      </w:tr>
      <w:tr w:rsidR="006F1A73" w:rsidRPr="00343682" w14:paraId="53E320B7" w14:textId="77777777" w:rsidTr="00DC42FB">
        <w:trPr>
          <w:tblHeader/>
        </w:trPr>
        <w:tc>
          <w:tcPr>
            <w:tcW w:w="709" w:type="dxa"/>
            <w:vAlign w:val="center"/>
          </w:tcPr>
          <w:p w14:paraId="3857A432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7</w:t>
            </w:r>
          </w:p>
        </w:tc>
        <w:tc>
          <w:tcPr>
            <w:tcW w:w="3431" w:type="dxa"/>
            <w:vAlign w:val="center"/>
          </w:tcPr>
          <w:p w14:paraId="1542DD05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Осуществление неправильного хода</w:t>
            </w:r>
          </w:p>
        </w:tc>
        <w:tc>
          <w:tcPr>
            <w:tcW w:w="1559" w:type="dxa"/>
            <w:vAlign w:val="center"/>
          </w:tcPr>
          <w:p w14:paraId="4125CDE7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7</w:t>
            </w:r>
          </w:p>
        </w:tc>
        <w:tc>
          <w:tcPr>
            <w:tcW w:w="1985" w:type="dxa"/>
            <w:vAlign w:val="center"/>
          </w:tcPr>
          <w:p w14:paraId="6258DC86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да</w:t>
            </w:r>
          </w:p>
        </w:tc>
        <w:tc>
          <w:tcPr>
            <w:tcW w:w="1672" w:type="dxa"/>
            <w:vAlign w:val="center"/>
          </w:tcPr>
          <w:p w14:paraId="0610F712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Выбрали фигуру из 1 уровня</w:t>
            </w:r>
          </w:p>
        </w:tc>
      </w:tr>
      <w:tr w:rsidR="006F1A73" w:rsidRPr="00343682" w14:paraId="52958104" w14:textId="77777777" w:rsidTr="00DC42FB">
        <w:trPr>
          <w:tblHeader/>
        </w:trPr>
        <w:tc>
          <w:tcPr>
            <w:tcW w:w="709" w:type="dxa"/>
            <w:vAlign w:val="center"/>
          </w:tcPr>
          <w:p w14:paraId="4B6AE8A4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8</w:t>
            </w:r>
          </w:p>
        </w:tc>
        <w:tc>
          <w:tcPr>
            <w:tcW w:w="3431" w:type="dxa"/>
            <w:vAlign w:val="center"/>
          </w:tcPr>
          <w:p w14:paraId="5F6BC573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Прохождение уровня</w:t>
            </w:r>
          </w:p>
        </w:tc>
        <w:tc>
          <w:tcPr>
            <w:tcW w:w="1559" w:type="dxa"/>
            <w:vAlign w:val="center"/>
          </w:tcPr>
          <w:p w14:paraId="4482BFDE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8</w:t>
            </w:r>
          </w:p>
        </w:tc>
        <w:tc>
          <w:tcPr>
            <w:tcW w:w="1985" w:type="dxa"/>
            <w:vAlign w:val="center"/>
          </w:tcPr>
          <w:p w14:paraId="6707817C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да</w:t>
            </w:r>
          </w:p>
        </w:tc>
        <w:tc>
          <w:tcPr>
            <w:tcW w:w="1672" w:type="dxa"/>
            <w:vAlign w:val="center"/>
          </w:tcPr>
          <w:p w14:paraId="25FF6A15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—</w:t>
            </w:r>
          </w:p>
        </w:tc>
      </w:tr>
      <w:tr w:rsidR="006F1A73" w:rsidRPr="00343682" w14:paraId="3679C30B" w14:textId="77777777" w:rsidTr="00DC42FB">
        <w:trPr>
          <w:tblHeader/>
        </w:trPr>
        <w:tc>
          <w:tcPr>
            <w:tcW w:w="709" w:type="dxa"/>
            <w:vAlign w:val="center"/>
          </w:tcPr>
          <w:p w14:paraId="4C836B0B" w14:textId="77777777" w:rsidR="006F1A73" w:rsidRPr="00015CF9" w:rsidRDefault="006F1A73" w:rsidP="00DC42FB">
            <w:pPr>
              <w:jc w:val="center"/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9</w:t>
            </w:r>
          </w:p>
        </w:tc>
        <w:tc>
          <w:tcPr>
            <w:tcW w:w="3431" w:type="dxa"/>
            <w:vAlign w:val="center"/>
          </w:tcPr>
          <w:p w14:paraId="68AE50BF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Использование элементов ввода, которые не осуществляют ввод данных в программу</w:t>
            </w:r>
          </w:p>
        </w:tc>
        <w:tc>
          <w:tcPr>
            <w:tcW w:w="1559" w:type="dxa"/>
            <w:vAlign w:val="center"/>
          </w:tcPr>
          <w:p w14:paraId="025CA1BB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>
              <w:rPr>
                <w:sz w:val="24"/>
                <w:lang w:bidi="en-US"/>
              </w:rPr>
              <w:t>9</w:t>
            </w:r>
          </w:p>
        </w:tc>
        <w:tc>
          <w:tcPr>
            <w:tcW w:w="1985" w:type="dxa"/>
            <w:vAlign w:val="center"/>
          </w:tcPr>
          <w:p w14:paraId="36B53D74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да</w:t>
            </w:r>
          </w:p>
        </w:tc>
        <w:tc>
          <w:tcPr>
            <w:tcW w:w="1672" w:type="dxa"/>
            <w:vAlign w:val="center"/>
          </w:tcPr>
          <w:p w14:paraId="62035FA9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—</w:t>
            </w:r>
          </w:p>
        </w:tc>
      </w:tr>
      <w:tr w:rsidR="006F1A73" w:rsidRPr="00343682" w14:paraId="31ACB207" w14:textId="77777777" w:rsidTr="00DC42FB">
        <w:trPr>
          <w:tblHeader/>
        </w:trPr>
        <w:tc>
          <w:tcPr>
            <w:tcW w:w="709" w:type="dxa"/>
            <w:vAlign w:val="center"/>
          </w:tcPr>
          <w:p w14:paraId="783C3F01" w14:textId="77777777" w:rsidR="006F1A73" w:rsidRPr="00015CF9" w:rsidRDefault="006F1A73" w:rsidP="00DC42FB">
            <w:pPr>
              <w:jc w:val="center"/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10</w:t>
            </w:r>
          </w:p>
        </w:tc>
        <w:tc>
          <w:tcPr>
            <w:tcW w:w="3431" w:type="dxa"/>
            <w:vAlign w:val="center"/>
          </w:tcPr>
          <w:p w14:paraId="3A4A0A8A" w14:textId="77777777" w:rsidR="006F1A73" w:rsidRPr="00015CF9" w:rsidRDefault="006F1A73" w:rsidP="00DC42FB">
            <w:pPr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 xml:space="preserve">Взаимодействие с объектами не имеющими </w:t>
            </w:r>
            <w:proofErr w:type="spellStart"/>
            <w:r w:rsidRPr="00015CF9">
              <w:rPr>
                <w:sz w:val="24"/>
                <w:lang w:bidi="en-US"/>
              </w:rPr>
              <w:t>кликабельных</w:t>
            </w:r>
            <w:proofErr w:type="spellEnd"/>
            <w:r w:rsidRPr="00015CF9">
              <w:rPr>
                <w:sz w:val="24"/>
                <w:lang w:bidi="en-US"/>
              </w:rPr>
              <w:t xml:space="preserve"> поверхностей</w:t>
            </w:r>
          </w:p>
          <w:p w14:paraId="45832FAB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</w:p>
        </w:tc>
        <w:tc>
          <w:tcPr>
            <w:tcW w:w="1559" w:type="dxa"/>
            <w:vAlign w:val="center"/>
          </w:tcPr>
          <w:p w14:paraId="54C87D4D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>
              <w:rPr>
                <w:sz w:val="24"/>
                <w:lang w:bidi="en-US"/>
              </w:rPr>
              <w:t>10</w:t>
            </w:r>
          </w:p>
        </w:tc>
        <w:tc>
          <w:tcPr>
            <w:tcW w:w="1985" w:type="dxa"/>
            <w:vAlign w:val="center"/>
          </w:tcPr>
          <w:p w14:paraId="2A7BC612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да</w:t>
            </w:r>
          </w:p>
        </w:tc>
        <w:tc>
          <w:tcPr>
            <w:tcW w:w="1672" w:type="dxa"/>
            <w:vAlign w:val="center"/>
          </w:tcPr>
          <w:p w14:paraId="696A64DF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—</w:t>
            </w:r>
          </w:p>
        </w:tc>
      </w:tr>
      <w:tr w:rsidR="006F1A73" w:rsidRPr="00343682" w14:paraId="6E5D496E" w14:textId="77777777" w:rsidTr="00DC42FB">
        <w:trPr>
          <w:tblHeader/>
        </w:trPr>
        <w:tc>
          <w:tcPr>
            <w:tcW w:w="709" w:type="dxa"/>
            <w:vAlign w:val="center"/>
          </w:tcPr>
          <w:p w14:paraId="4936896A" w14:textId="77777777" w:rsidR="006F1A73" w:rsidRPr="00015CF9" w:rsidRDefault="006F1A73" w:rsidP="00DC42FB">
            <w:pPr>
              <w:jc w:val="center"/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11</w:t>
            </w:r>
          </w:p>
        </w:tc>
        <w:tc>
          <w:tcPr>
            <w:tcW w:w="3431" w:type="dxa"/>
            <w:vAlign w:val="center"/>
          </w:tcPr>
          <w:p w14:paraId="4C427D4D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Перезапуск уровня</w:t>
            </w:r>
          </w:p>
        </w:tc>
        <w:tc>
          <w:tcPr>
            <w:tcW w:w="1559" w:type="dxa"/>
            <w:vAlign w:val="center"/>
          </w:tcPr>
          <w:p w14:paraId="2DCDCBFD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>
              <w:rPr>
                <w:sz w:val="24"/>
                <w:lang w:bidi="en-US"/>
              </w:rPr>
              <w:t>11</w:t>
            </w:r>
          </w:p>
        </w:tc>
        <w:tc>
          <w:tcPr>
            <w:tcW w:w="1985" w:type="dxa"/>
            <w:vAlign w:val="center"/>
          </w:tcPr>
          <w:p w14:paraId="4B177AA8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да</w:t>
            </w:r>
          </w:p>
        </w:tc>
        <w:tc>
          <w:tcPr>
            <w:tcW w:w="1672" w:type="dxa"/>
            <w:vAlign w:val="center"/>
          </w:tcPr>
          <w:p w14:paraId="5EC95F63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—</w:t>
            </w:r>
          </w:p>
        </w:tc>
      </w:tr>
      <w:tr w:rsidR="006F1A73" w:rsidRPr="00343682" w14:paraId="6BB50D02" w14:textId="77777777" w:rsidTr="00DC42FB">
        <w:trPr>
          <w:tblHeader/>
        </w:trPr>
        <w:tc>
          <w:tcPr>
            <w:tcW w:w="709" w:type="dxa"/>
            <w:vAlign w:val="center"/>
          </w:tcPr>
          <w:p w14:paraId="0BD6F374" w14:textId="77777777" w:rsidR="006F1A73" w:rsidRPr="00015CF9" w:rsidRDefault="006F1A73" w:rsidP="00DC42FB">
            <w:pPr>
              <w:jc w:val="center"/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12</w:t>
            </w:r>
          </w:p>
        </w:tc>
        <w:tc>
          <w:tcPr>
            <w:tcW w:w="3431" w:type="dxa"/>
            <w:vAlign w:val="center"/>
          </w:tcPr>
          <w:p w14:paraId="50467198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Осуществление перехода назад в «Меню выбора уровня» и «Главное меню»</w:t>
            </w:r>
          </w:p>
        </w:tc>
        <w:tc>
          <w:tcPr>
            <w:tcW w:w="1559" w:type="dxa"/>
            <w:vAlign w:val="center"/>
          </w:tcPr>
          <w:p w14:paraId="3980C6DC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>
              <w:rPr>
                <w:sz w:val="24"/>
                <w:lang w:bidi="en-US"/>
              </w:rPr>
              <w:t>12</w:t>
            </w:r>
          </w:p>
        </w:tc>
        <w:tc>
          <w:tcPr>
            <w:tcW w:w="1985" w:type="dxa"/>
            <w:vAlign w:val="center"/>
          </w:tcPr>
          <w:p w14:paraId="1C59BC51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да</w:t>
            </w:r>
          </w:p>
        </w:tc>
        <w:tc>
          <w:tcPr>
            <w:tcW w:w="1672" w:type="dxa"/>
            <w:vAlign w:val="center"/>
          </w:tcPr>
          <w:p w14:paraId="399A3376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—</w:t>
            </w:r>
          </w:p>
        </w:tc>
      </w:tr>
      <w:tr w:rsidR="006F1A73" w:rsidRPr="00343682" w14:paraId="70A44A19" w14:textId="77777777" w:rsidTr="00DC42FB">
        <w:trPr>
          <w:tblHeader/>
        </w:trPr>
        <w:tc>
          <w:tcPr>
            <w:tcW w:w="709" w:type="dxa"/>
            <w:vAlign w:val="center"/>
          </w:tcPr>
          <w:p w14:paraId="1BC0E916" w14:textId="77777777" w:rsidR="006F1A73" w:rsidRPr="00015CF9" w:rsidRDefault="006F1A73" w:rsidP="00DC42FB">
            <w:pPr>
              <w:jc w:val="center"/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lastRenderedPageBreak/>
              <w:t>13</w:t>
            </w:r>
          </w:p>
        </w:tc>
        <w:tc>
          <w:tcPr>
            <w:tcW w:w="3431" w:type="dxa"/>
            <w:vAlign w:val="center"/>
          </w:tcPr>
          <w:p w14:paraId="52BA9F13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Переход в «Меню выбора уровня»</w:t>
            </w:r>
          </w:p>
        </w:tc>
        <w:tc>
          <w:tcPr>
            <w:tcW w:w="1559" w:type="dxa"/>
            <w:vAlign w:val="center"/>
          </w:tcPr>
          <w:p w14:paraId="5C756A93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>
              <w:rPr>
                <w:sz w:val="24"/>
                <w:lang w:bidi="en-US"/>
              </w:rPr>
              <w:t>13</w:t>
            </w:r>
          </w:p>
        </w:tc>
        <w:tc>
          <w:tcPr>
            <w:tcW w:w="1985" w:type="dxa"/>
            <w:vAlign w:val="center"/>
          </w:tcPr>
          <w:p w14:paraId="1F867EF8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да</w:t>
            </w:r>
          </w:p>
        </w:tc>
        <w:tc>
          <w:tcPr>
            <w:tcW w:w="1672" w:type="dxa"/>
            <w:vAlign w:val="center"/>
          </w:tcPr>
          <w:p w14:paraId="05C1A359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—</w:t>
            </w:r>
          </w:p>
        </w:tc>
      </w:tr>
      <w:tr w:rsidR="006F1A73" w:rsidRPr="00343682" w14:paraId="6B5F4E59" w14:textId="77777777" w:rsidTr="00DC42FB">
        <w:trPr>
          <w:tblHeader/>
        </w:trPr>
        <w:tc>
          <w:tcPr>
            <w:tcW w:w="709" w:type="dxa"/>
            <w:vAlign w:val="center"/>
          </w:tcPr>
          <w:p w14:paraId="69BB86D5" w14:textId="77777777" w:rsidR="006F1A73" w:rsidRPr="00015CF9" w:rsidRDefault="006F1A73" w:rsidP="00DC42FB">
            <w:pPr>
              <w:jc w:val="center"/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14</w:t>
            </w:r>
          </w:p>
        </w:tc>
        <w:tc>
          <w:tcPr>
            <w:tcW w:w="3431" w:type="dxa"/>
            <w:vAlign w:val="center"/>
          </w:tcPr>
          <w:p w14:paraId="5A308CFE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Переход на игровое поле</w:t>
            </w:r>
          </w:p>
        </w:tc>
        <w:tc>
          <w:tcPr>
            <w:tcW w:w="1559" w:type="dxa"/>
            <w:vAlign w:val="center"/>
          </w:tcPr>
          <w:p w14:paraId="139DD088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>
              <w:rPr>
                <w:sz w:val="24"/>
                <w:lang w:bidi="en-US"/>
              </w:rPr>
              <w:t>14</w:t>
            </w:r>
          </w:p>
        </w:tc>
        <w:tc>
          <w:tcPr>
            <w:tcW w:w="1985" w:type="dxa"/>
            <w:vAlign w:val="center"/>
          </w:tcPr>
          <w:p w14:paraId="2855A63C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да</w:t>
            </w:r>
          </w:p>
        </w:tc>
        <w:tc>
          <w:tcPr>
            <w:tcW w:w="1672" w:type="dxa"/>
            <w:vAlign w:val="center"/>
          </w:tcPr>
          <w:p w14:paraId="78D70171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Выбрали 2 уровень</w:t>
            </w:r>
          </w:p>
        </w:tc>
      </w:tr>
      <w:tr w:rsidR="006F1A73" w:rsidRPr="00343682" w14:paraId="45276932" w14:textId="77777777" w:rsidTr="00DC42FB">
        <w:trPr>
          <w:tblHeader/>
        </w:trPr>
        <w:tc>
          <w:tcPr>
            <w:tcW w:w="709" w:type="dxa"/>
            <w:vAlign w:val="center"/>
          </w:tcPr>
          <w:p w14:paraId="424DA7BD" w14:textId="77777777" w:rsidR="006F1A73" w:rsidRPr="00015CF9" w:rsidRDefault="006F1A73" w:rsidP="00DC42FB">
            <w:pPr>
              <w:jc w:val="center"/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15</w:t>
            </w:r>
          </w:p>
        </w:tc>
        <w:tc>
          <w:tcPr>
            <w:tcW w:w="3431" w:type="dxa"/>
            <w:vAlign w:val="center"/>
          </w:tcPr>
          <w:p w14:paraId="3828DDCB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Прохождение уровня</w:t>
            </w:r>
          </w:p>
        </w:tc>
        <w:tc>
          <w:tcPr>
            <w:tcW w:w="1559" w:type="dxa"/>
            <w:vAlign w:val="center"/>
          </w:tcPr>
          <w:p w14:paraId="12D19050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>
              <w:rPr>
                <w:sz w:val="24"/>
                <w:lang w:bidi="en-US"/>
              </w:rPr>
              <w:t>15</w:t>
            </w:r>
          </w:p>
        </w:tc>
        <w:tc>
          <w:tcPr>
            <w:tcW w:w="1985" w:type="dxa"/>
            <w:vAlign w:val="center"/>
          </w:tcPr>
          <w:p w14:paraId="0C99FF31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да</w:t>
            </w:r>
          </w:p>
        </w:tc>
        <w:tc>
          <w:tcPr>
            <w:tcW w:w="1672" w:type="dxa"/>
            <w:vAlign w:val="center"/>
          </w:tcPr>
          <w:p w14:paraId="0ADFC223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—</w:t>
            </w:r>
          </w:p>
        </w:tc>
      </w:tr>
      <w:tr w:rsidR="006F1A73" w:rsidRPr="00343682" w14:paraId="7ACE42B8" w14:textId="77777777" w:rsidTr="00DC42FB">
        <w:trPr>
          <w:tblHeader/>
        </w:trPr>
        <w:tc>
          <w:tcPr>
            <w:tcW w:w="709" w:type="dxa"/>
            <w:vAlign w:val="center"/>
          </w:tcPr>
          <w:p w14:paraId="13FB6AA6" w14:textId="77777777" w:rsidR="006F1A73" w:rsidRPr="00015CF9" w:rsidRDefault="006F1A73" w:rsidP="00DC42FB">
            <w:pPr>
              <w:jc w:val="center"/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16</w:t>
            </w:r>
          </w:p>
        </w:tc>
        <w:tc>
          <w:tcPr>
            <w:tcW w:w="3431" w:type="dxa"/>
            <w:vAlign w:val="center"/>
          </w:tcPr>
          <w:p w14:paraId="2F3720B9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Выход из программы</w:t>
            </w:r>
          </w:p>
        </w:tc>
        <w:tc>
          <w:tcPr>
            <w:tcW w:w="1559" w:type="dxa"/>
            <w:vAlign w:val="center"/>
          </w:tcPr>
          <w:p w14:paraId="70EF1872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>
              <w:rPr>
                <w:sz w:val="24"/>
                <w:lang w:bidi="en-US"/>
              </w:rPr>
              <w:t>16</w:t>
            </w:r>
          </w:p>
        </w:tc>
        <w:tc>
          <w:tcPr>
            <w:tcW w:w="1985" w:type="dxa"/>
            <w:vAlign w:val="center"/>
          </w:tcPr>
          <w:p w14:paraId="1F89B2F2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да</w:t>
            </w:r>
          </w:p>
        </w:tc>
        <w:tc>
          <w:tcPr>
            <w:tcW w:w="1672" w:type="dxa"/>
            <w:vAlign w:val="center"/>
          </w:tcPr>
          <w:p w14:paraId="00A2A630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—</w:t>
            </w:r>
          </w:p>
        </w:tc>
      </w:tr>
      <w:tr w:rsidR="006F1A73" w:rsidRPr="00343682" w14:paraId="70F29B88" w14:textId="77777777" w:rsidTr="00DC42FB">
        <w:trPr>
          <w:tblHeader/>
        </w:trPr>
        <w:tc>
          <w:tcPr>
            <w:tcW w:w="709" w:type="dxa"/>
            <w:vAlign w:val="center"/>
          </w:tcPr>
          <w:p w14:paraId="55E29164" w14:textId="77777777" w:rsidR="006F1A73" w:rsidRPr="00015CF9" w:rsidRDefault="006F1A73" w:rsidP="00DC42FB">
            <w:pPr>
              <w:jc w:val="center"/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17</w:t>
            </w:r>
          </w:p>
        </w:tc>
        <w:tc>
          <w:tcPr>
            <w:tcW w:w="3431" w:type="dxa"/>
            <w:vAlign w:val="center"/>
          </w:tcPr>
          <w:p w14:paraId="6FF09B24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Тестирование приложения на Windows 10</w:t>
            </w:r>
          </w:p>
        </w:tc>
        <w:tc>
          <w:tcPr>
            <w:tcW w:w="1559" w:type="dxa"/>
            <w:vAlign w:val="center"/>
          </w:tcPr>
          <w:p w14:paraId="7C7CB0E8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>
              <w:rPr>
                <w:sz w:val="24"/>
                <w:lang w:bidi="en-US"/>
              </w:rPr>
              <w:t>17</w:t>
            </w:r>
          </w:p>
        </w:tc>
        <w:tc>
          <w:tcPr>
            <w:tcW w:w="1985" w:type="dxa"/>
            <w:vAlign w:val="center"/>
          </w:tcPr>
          <w:p w14:paraId="569BA5CC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да</w:t>
            </w:r>
          </w:p>
        </w:tc>
        <w:tc>
          <w:tcPr>
            <w:tcW w:w="1672" w:type="dxa"/>
            <w:vAlign w:val="center"/>
          </w:tcPr>
          <w:p w14:paraId="2C346425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Программа запустилась и работает без ошибок</w:t>
            </w:r>
          </w:p>
        </w:tc>
      </w:tr>
      <w:tr w:rsidR="006F1A73" w:rsidRPr="00343682" w14:paraId="33EC7A54" w14:textId="77777777" w:rsidTr="00DC42FB">
        <w:trPr>
          <w:tblHeader/>
        </w:trPr>
        <w:tc>
          <w:tcPr>
            <w:tcW w:w="709" w:type="dxa"/>
            <w:vAlign w:val="center"/>
          </w:tcPr>
          <w:p w14:paraId="2645A42C" w14:textId="77777777" w:rsidR="006F1A73" w:rsidRPr="00015CF9" w:rsidRDefault="006F1A73" w:rsidP="00DC42FB">
            <w:pPr>
              <w:jc w:val="center"/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18</w:t>
            </w:r>
          </w:p>
        </w:tc>
        <w:tc>
          <w:tcPr>
            <w:tcW w:w="3431" w:type="dxa"/>
            <w:vAlign w:val="center"/>
          </w:tcPr>
          <w:p w14:paraId="58B7F7E3" w14:textId="77777777" w:rsidR="006F1A73" w:rsidRPr="00E766A6" w:rsidRDefault="006F1A73" w:rsidP="00DC42FB">
            <w:pPr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Оценка потребления ресурсов ПЭВМ во время работы программы</w:t>
            </w:r>
          </w:p>
        </w:tc>
        <w:tc>
          <w:tcPr>
            <w:tcW w:w="1559" w:type="dxa"/>
            <w:vAlign w:val="center"/>
          </w:tcPr>
          <w:p w14:paraId="24AD9961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>
              <w:rPr>
                <w:sz w:val="24"/>
                <w:lang w:bidi="en-US"/>
              </w:rPr>
              <w:t>18</w:t>
            </w:r>
          </w:p>
        </w:tc>
        <w:tc>
          <w:tcPr>
            <w:tcW w:w="1985" w:type="dxa"/>
            <w:vAlign w:val="center"/>
          </w:tcPr>
          <w:p w14:paraId="32E1F6E1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E766A6">
              <w:rPr>
                <w:sz w:val="24"/>
                <w:lang w:bidi="en-US"/>
              </w:rPr>
              <w:t>да</w:t>
            </w:r>
          </w:p>
        </w:tc>
        <w:tc>
          <w:tcPr>
            <w:tcW w:w="1672" w:type="dxa"/>
            <w:vAlign w:val="center"/>
          </w:tcPr>
          <w:p w14:paraId="21C8EB02" w14:textId="77777777" w:rsidR="006F1A73" w:rsidRPr="00E766A6" w:rsidRDefault="006F1A73" w:rsidP="00DC42FB">
            <w:pPr>
              <w:jc w:val="center"/>
              <w:rPr>
                <w:sz w:val="24"/>
                <w:lang w:bidi="en-US"/>
              </w:rPr>
            </w:pPr>
            <w:r w:rsidRPr="00015CF9">
              <w:rPr>
                <w:sz w:val="24"/>
                <w:lang w:bidi="en-US"/>
              </w:rPr>
              <w:t>Программа не использовала ресурсы ПЭВМ свыше чем на 50%</w:t>
            </w:r>
          </w:p>
        </w:tc>
      </w:tr>
    </w:tbl>
    <w:p w14:paraId="121DB0C0" w14:textId="77777777" w:rsidR="006F1A73" w:rsidRDefault="006F1A73" w:rsidP="006F1A73">
      <w:pPr>
        <w:jc w:val="both"/>
        <w:rPr>
          <w:szCs w:val="28"/>
        </w:rPr>
      </w:pPr>
    </w:p>
    <w:tbl>
      <w:tblPr>
        <w:tblpPr w:leftFromText="180" w:rightFromText="180" w:vertAnchor="text" w:horzAnchor="margin" w:tblpY="643"/>
        <w:tblW w:w="9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3"/>
        <w:gridCol w:w="3403"/>
        <w:gridCol w:w="1546"/>
        <w:gridCol w:w="1969"/>
        <w:gridCol w:w="1658"/>
      </w:tblGrid>
      <w:tr w:rsidR="006F1A73" w:rsidRPr="00F230F6" w14:paraId="5E7776F1" w14:textId="77777777" w:rsidTr="00DC42FB">
        <w:trPr>
          <w:trHeight w:val="855"/>
          <w:tblHeader/>
        </w:trPr>
        <w:tc>
          <w:tcPr>
            <w:tcW w:w="703" w:type="dxa"/>
            <w:vAlign w:val="center"/>
          </w:tcPr>
          <w:p w14:paraId="18126D20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lastRenderedPageBreak/>
              <w:t>№</w:t>
            </w:r>
          </w:p>
        </w:tc>
        <w:tc>
          <w:tcPr>
            <w:tcW w:w="3403" w:type="dxa"/>
            <w:vAlign w:val="center"/>
          </w:tcPr>
          <w:p w14:paraId="15F12105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Шаг испытаний (проверок)</w:t>
            </w:r>
          </w:p>
        </w:tc>
        <w:tc>
          <w:tcPr>
            <w:tcW w:w="1546" w:type="dxa"/>
            <w:vAlign w:val="center"/>
          </w:tcPr>
          <w:p w14:paraId="5E8C7FBA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№ пункта</w:t>
            </w:r>
          </w:p>
          <w:p w14:paraId="4F0CE447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Методики</w:t>
            </w:r>
          </w:p>
        </w:tc>
        <w:tc>
          <w:tcPr>
            <w:tcW w:w="1969" w:type="dxa"/>
            <w:vAlign w:val="center"/>
          </w:tcPr>
          <w:p w14:paraId="3C9E4C3D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Отметка о прохождении (да/нет)</w:t>
            </w:r>
          </w:p>
        </w:tc>
        <w:tc>
          <w:tcPr>
            <w:tcW w:w="1658" w:type="dxa"/>
            <w:vAlign w:val="center"/>
          </w:tcPr>
          <w:p w14:paraId="1FDF8ED6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Примечания</w:t>
            </w:r>
          </w:p>
        </w:tc>
      </w:tr>
      <w:tr w:rsidR="006F1A73" w:rsidRPr="00343682" w14:paraId="47AE355D" w14:textId="77777777" w:rsidTr="00DC42FB">
        <w:trPr>
          <w:trHeight w:val="855"/>
          <w:tblHeader/>
        </w:trPr>
        <w:tc>
          <w:tcPr>
            <w:tcW w:w="703" w:type="dxa"/>
            <w:vAlign w:val="center"/>
          </w:tcPr>
          <w:p w14:paraId="281AD52B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1</w:t>
            </w:r>
          </w:p>
        </w:tc>
        <w:tc>
          <w:tcPr>
            <w:tcW w:w="3403" w:type="dxa"/>
            <w:vAlign w:val="center"/>
          </w:tcPr>
          <w:p w14:paraId="28708F64" w14:textId="77777777" w:rsidR="006F1A73" w:rsidRPr="00A735A2" w:rsidRDefault="006F1A73" w:rsidP="00DC42FB">
            <w:pPr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Проверка состава и качества сопроводительной документации </w:t>
            </w:r>
          </w:p>
        </w:tc>
        <w:tc>
          <w:tcPr>
            <w:tcW w:w="1546" w:type="dxa"/>
            <w:vAlign w:val="center"/>
          </w:tcPr>
          <w:p w14:paraId="0139AEB9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1</w:t>
            </w:r>
          </w:p>
        </w:tc>
        <w:tc>
          <w:tcPr>
            <w:tcW w:w="1969" w:type="dxa"/>
            <w:vAlign w:val="center"/>
          </w:tcPr>
          <w:p w14:paraId="1CF095F3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  <w:tc>
          <w:tcPr>
            <w:tcW w:w="1658" w:type="dxa"/>
            <w:vAlign w:val="center"/>
          </w:tcPr>
          <w:p w14:paraId="54B53B3B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</w:tr>
      <w:tr w:rsidR="006F1A73" w:rsidRPr="00343682" w14:paraId="1604C55D" w14:textId="77777777" w:rsidTr="00DC42FB">
        <w:trPr>
          <w:trHeight w:val="279"/>
          <w:tblHeader/>
        </w:trPr>
        <w:tc>
          <w:tcPr>
            <w:tcW w:w="703" w:type="dxa"/>
            <w:vAlign w:val="center"/>
          </w:tcPr>
          <w:p w14:paraId="01421ABD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2</w:t>
            </w:r>
          </w:p>
        </w:tc>
        <w:tc>
          <w:tcPr>
            <w:tcW w:w="3403" w:type="dxa"/>
            <w:vAlign w:val="center"/>
          </w:tcPr>
          <w:p w14:paraId="600871FD" w14:textId="77777777" w:rsidR="006F1A73" w:rsidRPr="00A735A2" w:rsidRDefault="006F1A73" w:rsidP="00DC42FB">
            <w:pPr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Запуск программы</w:t>
            </w:r>
          </w:p>
        </w:tc>
        <w:tc>
          <w:tcPr>
            <w:tcW w:w="1546" w:type="dxa"/>
            <w:vAlign w:val="center"/>
          </w:tcPr>
          <w:p w14:paraId="3F09F2FE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2</w:t>
            </w:r>
          </w:p>
        </w:tc>
        <w:tc>
          <w:tcPr>
            <w:tcW w:w="1969" w:type="dxa"/>
            <w:vAlign w:val="center"/>
          </w:tcPr>
          <w:p w14:paraId="7BBBD7C8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  <w:tc>
          <w:tcPr>
            <w:tcW w:w="1658" w:type="dxa"/>
            <w:vAlign w:val="center"/>
          </w:tcPr>
          <w:p w14:paraId="705207DE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</w:tr>
      <w:tr w:rsidR="006F1A73" w:rsidRPr="00343682" w14:paraId="687BA1D1" w14:textId="77777777" w:rsidTr="00DC42FB">
        <w:trPr>
          <w:trHeight w:val="855"/>
          <w:tblHeader/>
        </w:trPr>
        <w:tc>
          <w:tcPr>
            <w:tcW w:w="703" w:type="dxa"/>
            <w:vAlign w:val="center"/>
          </w:tcPr>
          <w:p w14:paraId="5014420C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3</w:t>
            </w:r>
          </w:p>
        </w:tc>
        <w:tc>
          <w:tcPr>
            <w:tcW w:w="3403" w:type="dxa"/>
            <w:vAlign w:val="center"/>
          </w:tcPr>
          <w:p w14:paraId="3436A837" w14:textId="77777777" w:rsidR="006F1A73" w:rsidRPr="00A735A2" w:rsidRDefault="006F1A73" w:rsidP="00DC42FB">
            <w:pPr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Нажатие кнопки «Открытие/закрытие правил игры»</w:t>
            </w:r>
          </w:p>
        </w:tc>
        <w:tc>
          <w:tcPr>
            <w:tcW w:w="1546" w:type="dxa"/>
            <w:vAlign w:val="center"/>
          </w:tcPr>
          <w:p w14:paraId="2FE0285D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3</w:t>
            </w:r>
          </w:p>
        </w:tc>
        <w:tc>
          <w:tcPr>
            <w:tcW w:w="1969" w:type="dxa"/>
            <w:vAlign w:val="center"/>
          </w:tcPr>
          <w:p w14:paraId="45793E38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  <w:tc>
          <w:tcPr>
            <w:tcW w:w="1658" w:type="dxa"/>
            <w:vAlign w:val="center"/>
          </w:tcPr>
          <w:p w14:paraId="5754BA4B" w14:textId="77777777" w:rsidR="006F1A73" w:rsidRPr="00A735A2" w:rsidRDefault="006F1A73" w:rsidP="00DC42FB">
            <w:pPr>
              <w:rPr>
                <w:sz w:val="24"/>
                <w:lang w:bidi="en-US"/>
              </w:rPr>
            </w:pPr>
          </w:p>
        </w:tc>
      </w:tr>
      <w:tr w:rsidR="006F1A73" w:rsidRPr="00343682" w14:paraId="0520064E" w14:textId="77777777" w:rsidTr="00DC42FB">
        <w:trPr>
          <w:trHeight w:val="559"/>
          <w:tblHeader/>
        </w:trPr>
        <w:tc>
          <w:tcPr>
            <w:tcW w:w="703" w:type="dxa"/>
            <w:vAlign w:val="center"/>
          </w:tcPr>
          <w:p w14:paraId="69FBAF35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4</w:t>
            </w:r>
          </w:p>
        </w:tc>
        <w:tc>
          <w:tcPr>
            <w:tcW w:w="3403" w:type="dxa"/>
            <w:vAlign w:val="center"/>
          </w:tcPr>
          <w:p w14:paraId="777D6DC0" w14:textId="77777777" w:rsidR="006F1A73" w:rsidRPr="00A735A2" w:rsidRDefault="006F1A73" w:rsidP="00DC42FB">
            <w:pPr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Переход в «Меню выбора уровня»</w:t>
            </w:r>
          </w:p>
        </w:tc>
        <w:tc>
          <w:tcPr>
            <w:tcW w:w="1546" w:type="dxa"/>
            <w:vAlign w:val="center"/>
          </w:tcPr>
          <w:p w14:paraId="21E8555D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4</w:t>
            </w:r>
          </w:p>
        </w:tc>
        <w:tc>
          <w:tcPr>
            <w:tcW w:w="1969" w:type="dxa"/>
            <w:vAlign w:val="center"/>
          </w:tcPr>
          <w:p w14:paraId="691F98F0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  <w:tc>
          <w:tcPr>
            <w:tcW w:w="1658" w:type="dxa"/>
            <w:vAlign w:val="center"/>
          </w:tcPr>
          <w:p w14:paraId="7C3B2C50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</w:tr>
      <w:tr w:rsidR="006F1A73" w:rsidRPr="00343682" w14:paraId="474E7DAB" w14:textId="77777777" w:rsidTr="00DC42FB">
        <w:trPr>
          <w:trHeight w:val="279"/>
          <w:tblHeader/>
        </w:trPr>
        <w:tc>
          <w:tcPr>
            <w:tcW w:w="703" w:type="dxa"/>
            <w:vAlign w:val="center"/>
          </w:tcPr>
          <w:p w14:paraId="389EA0F3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5</w:t>
            </w:r>
          </w:p>
        </w:tc>
        <w:tc>
          <w:tcPr>
            <w:tcW w:w="3403" w:type="dxa"/>
            <w:vAlign w:val="center"/>
          </w:tcPr>
          <w:p w14:paraId="3891501C" w14:textId="77777777" w:rsidR="006F1A73" w:rsidRPr="00A735A2" w:rsidRDefault="006F1A73" w:rsidP="00DC42FB">
            <w:pPr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Переход на игровое поле</w:t>
            </w:r>
          </w:p>
        </w:tc>
        <w:tc>
          <w:tcPr>
            <w:tcW w:w="1546" w:type="dxa"/>
            <w:vAlign w:val="center"/>
          </w:tcPr>
          <w:p w14:paraId="39BB271A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5</w:t>
            </w:r>
          </w:p>
        </w:tc>
        <w:tc>
          <w:tcPr>
            <w:tcW w:w="1969" w:type="dxa"/>
            <w:vAlign w:val="center"/>
          </w:tcPr>
          <w:p w14:paraId="5BD7DD9F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  <w:tc>
          <w:tcPr>
            <w:tcW w:w="1658" w:type="dxa"/>
            <w:vAlign w:val="center"/>
          </w:tcPr>
          <w:p w14:paraId="035DFA0D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</w:tr>
      <w:tr w:rsidR="006F1A73" w:rsidRPr="00343682" w14:paraId="13900081" w14:textId="77777777" w:rsidTr="00DC42FB">
        <w:trPr>
          <w:trHeight w:val="575"/>
          <w:tblHeader/>
        </w:trPr>
        <w:tc>
          <w:tcPr>
            <w:tcW w:w="703" w:type="dxa"/>
            <w:vAlign w:val="center"/>
          </w:tcPr>
          <w:p w14:paraId="2937E4C3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6</w:t>
            </w:r>
          </w:p>
        </w:tc>
        <w:tc>
          <w:tcPr>
            <w:tcW w:w="3403" w:type="dxa"/>
            <w:vAlign w:val="center"/>
          </w:tcPr>
          <w:p w14:paraId="604FC5EF" w14:textId="77777777" w:rsidR="006F1A73" w:rsidRPr="00A735A2" w:rsidRDefault="006F1A73" w:rsidP="00DC42FB">
            <w:pPr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Осуществление правильного хода</w:t>
            </w:r>
          </w:p>
        </w:tc>
        <w:tc>
          <w:tcPr>
            <w:tcW w:w="1546" w:type="dxa"/>
            <w:vAlign w:val="center"/>
          </w:tcPr>
          <w:p w14:paraId="6F694B65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6</w:t>
            </w:r>
          </w:p>
        </w:tc>
        <w:tc>
          <w:tcPr>
            <w:tcW w:w="1969" w:type="dxa"/>
            <w:vAlign w:val="center"/>
          </w:tcPr>
          <w:p w14:paraId="357E5F46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  <w:tc>
          <w:tcPr>
            <w:tcW w:w="1658" w:type="dxa"/>
            <w:vAlign w:val="center"/>
          </w:tcPr>
          <w:p w14:paraId="4C19C464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</w:tr>
      <w:tr w:rsidR="006F1A73" w:rsidRPr="00343682" w14:paraId="240EE243" w14:textId="77777777" w:rsidTr="00DC42FB">
        <w:trPr>
          <w:trHeight w:val="559"/>
          <w:tblHeader/>
        </w:trPr>
        <w:tc>
          <w:tcPr>
            <w:tcW w:w="703" w:type="dxa"/>
            <w:vAlign w:val="center"/>
          </w:tcPr>
          <w:p w14:paraId="167015FB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7</w:t>
            </w:r>
          </w:p>
        </w:tc>
        <w:tc>
          <w:tcPr>
            <w:tcW w:w="3403" w:type="dxa"/>
            <w:vAlign w:val="center"/>
          </w:tcPr>
          <w:p w14:paraId="6507EBBD" w14:textId="77777777" w:rsidR="006F1A73" w:rsidRPr="00A735A2" w:rsidRDefault="006F1A73" w:rsidP="00DC42FB">
            <w:pPr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Осуществление неправильного хода</w:t>
            </w:r>
          </w:p>
        </w:tc>
        <w:tc>
          <w:tcPr>
            <w:tcW w:w="1546" w:type="dxa"/>
            <w:vAlign w:val="center"/>
          </w:tcPr>
          <w:p w14:paraId="7BEB9C48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7</w:t>
            </w:r>
          </w:p>
        </w:tc>
        <w:tc>
          <w:tcPr>
            <w:tcW w:w="1969" w:type="dxa"/>
            <w:vAlign w:val="center"/>
          </w:tcPr>
          <w:p w14:paraId="18D76235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  <w:tc>
          <w:tcPr>
            <w:tcW w:w="1658" w:type="dxa"/>
            <w:vAlign w:val="center"/>
          </w:tcPr>
          <w:p w14:paraId="19DF3C09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</w:tr>
      <w:tr w:rsidR="006F1A73" w:rsidRPr="00343682" w14:paraId="1FE7B684" w14:textId="77777777" w:rsidTr="00DC42FB">
        <w:trPr>
          <w:trHeight w:val="279"/>
          <w:tblHeader/>
        </w:trPr>
        <w:tc>
          <w:tcPr>
            <w:tcW w:w="703" w:type="dxa"/>
            <w:vAlign w:val="center"/>
          </w:tcPr>
          <w:p w14:paraId="6A0AF8A2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8</w:t>
            </w:r>
          </w:p>
        </w:tc>
        <w:tc>
          <w:tcPr>
            <w:tcW w:w="3403" w:type="dxa"/>
            <w:vAlign w:val="center"/>
          </w:tcPr>
          <w:p w14:paraId="41F145F4" w14:textId="77777777" w:rsidR="006F1A73" w:rsidRPr="00A735A2" w:rsidRDefault="006F1A73" w:rsidP="00DC42FB">
            <w:pPr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Прохождение уровня</w:t>
            </w:r>
          </w:p>
        </w:tc>
        <w:tc>
          <w:tcPr>
            <w:tcW w:w="1546" w:type="dxa"/>
            <w:vAlign w:val="center"/>
          </w:tcPr>
          <w:p w14:paraId="60157915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8</w:t>
            </w:r>
          </w:p>
        </w:tc>
        <w:tc>
          <w:tcPr>
            <w:tcW w:w="1969" w:type="dxa"/>
            <w:vAlign w:val="center"/>
          </w:tcPr>
          <w:p w14:paraId="32D2F37F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  <w:tc>
          <w:tcPr>
            <w:tcW w:w="1658" w:type="dxa"/>
            <w:vAlign w:val="center"/>
          </w:tcPr>
          <w:p w14:paraId="61D412F2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</w:tr>
      <w:tr w:rsidR="006F1A73" w:rsidRPr="00343682" w14:paraId="2BFC1899" w14:textId="77777777" w:rsidTr="00DC42FB">
        <w:trPr>
          <w:trHeight w:val="279"/>
          <w:tblHeader/>
        </w:trPr>
        <w:tc>
          <w:tcPr>
            <w:tcW w:w="703" w:type="dxa"/>
            <w:vAlign w:val="center"/>
          </w:tcPr>
          <w:p w14:paraId="1751AF50" w14:textId="77777777" w:rsidR="006F1A73" w:rsidRPr="00A735A2" w:rsidRDefault="006F1A73" w:rsidP="00DC42FB">
            <w:pPr>
              <w:jc w:val="center"/>
              <w:rPr>
                <w:sz w:val="24"/>
                <w:lang w:val="en-US" w:bidi="en-US"/>
              </w:rPr>
            </w:pPr>
            <w:r>
              <w:rPr>
                <w:sz w:val="24"/>
                <w:lang w:val="en-US" w:bidi="en-US"/>
              </w:rPr>
              <w:t>9</w:t>
            </w:r>
          </w:p>
        </w:tc>
        <w:tc>
          <w:tcPr>
            <w:tcW w:w="3403" w:type="dxa"/>
            <w:vAlign w:val="center"/>
          </w:tcPr>
          <w:p w14:paraId="33BF3CDF" w14:textId="77777777" w:rsidR="006F1A73" w:rsidRPr="00A735A2" w:rsidRDefault="006F1A73" w:rsidP="00DC42FB">
            <w:pPr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Использование элементов ввода, которые не осуществляют ввод данных в программу</w:t>
            </w:r>
          </w:p>
        </w:tc>
        <w:tc>
          <w:tcPr>
            <w:tcW w:w="1546" w:type="dxa"/>
            <w:vAlign w:val="center"/>
          </w:tcPr>
          <w:p w14:paraId="4A8F0250" w14:textId="77777777" w:rsidR="006F1A73" w:rsidRPr="00A735A2" w:rsidRDefault="006F1A73" w:rsidP="00DC42FB">
            <w:pPr>
              <w:jc w:val="center"/>
              <w:rPr>
                <w:sz w:val="24"/>
                <w:lang w:val="en-US" w:bidi="en-US"/>
              </w:rPr>
            </w:pPr>
            <w:r>
              <w:rPr>
                <w:sz w:val="24"/>
                <w:lang w:val="en-US" w:bidi="en-US"/>
              </w:rPr>
              <w:t>9</w:t>
            </w:r>
          </w:p>
        </w:tc>
        <w:tc>
          <w:tcPr>
            <w:tcW w:w="1969" w:type="dxa"/>
            <w:vAlign w:val="center"/>
          </w:tcPr>
          <w:p w14:paraId="6B58A5F4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  <w:tc>
          <w:tcPr>
            <w:tcW w:w="1658" w:type="dxa"/>
            <w:vAlign w:val="center"/>
          </w:tcPr>
          <w:p w14:paraId="42E37B40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</w:tr>
      <w:tr w:rsidR="006F1A73" w:rsidRPr="00343682" w14:paraId="25721452" w14:textId="77777777" w:rsidTr="00DC42FB">
        <w:trPr>
          <w:trHeight w:val="279"/>
          <w:tblHeader/>
        </w:trPr>
        <w:tc>
          <w:tcPr>
            <w:tcW w:w="703" w:type="dxa"/>
            <w:vAlign w:val="center"/>
          </w:tcPr>
          <w:p w14:paraId="014870F7" w14:textId="77777777" w:rsidR="006F1A73" w:rsidRPr="00A735A2" w:rsidRDefault="006F1A73" w:rsidP="00DC42FB">
            <w:pPr>
              <w:jc w:val="center"/>
              <w:rPr>
                <w:sz w:val="24"/>
                <w:lang w:val="en-US" w:bidi="en-US"/>
              </w:rPr>
            </w:pPr>
            <w:r>
              <w:rPr>
                <w:sz w:val="24"/>
                <w:lang w:val="en-US" w:bidi="en-US"/>
              </w:rPr>
              <w:t>10</w:t>
            </w:r>
          </w:p>
        </w:tc>
        <w:tc>
          <w:tcPr>
            <w:tcW w:w="3403" w:type="dxa"/>
            <w:vAlign w:val="center"/>
          </w:tcPr>
          <w:p w14:paraId="53225CDE" w14:textId="77777777" w:rsidR="006F1A73" w:rsidRPr="00A735A2" w:rsidRDefault="006F1A73" w:rsidP="00DC42FB">
            <w:pPr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 xml:space="preserve">Взаимодействие с объектами не имеющими </w:t>
            </w:r>
            <w:proofErr w:type="spellStart"/>
            <w:r w:rsidRPr="00A735A2">
              <w:rPr>
                <w:sz w:val="24"/>
                <w:lang w:bidi="en-US"/>
              </w:rPr>
              <w:t>кликабельных</w:t>
            </w:r>
            <w:proofErr w:type="spellEnd"/>
            <w:r w:rsidRPr="00A735A2">
              <w:rPr>
                <w:sz w:val="24"/>
                <w:lang w:bidi="en-US"/>
              </w:rPr>
              <w:t xml:space="preserve"> поверхностей</w:t>
            </w:r>
          </w:p>
        </w:tc>
        <w:tc>
          <w:tcPr>
            <w:tcW w:w="1546" w:type="dxa"/>
            <w:vAlign w:val="center"/>
          </w:tcPr>
          <w:p w14:paraId="68517FC6" w14:textId="77777777" w:rsidR="006F1A73" w:rsidRPr="00A735A2" w:rsidRDefault="006F1A73" w:rsidP="00DC42FB">
            <w:pPr>
              <w:jc w:val="center"/>
              <w:rPr>
                <w:sz w:val="24"/>
                <w:lang w:val="en-US" w:bidi="en-US"/>
              </w:rPr>
            </w:pPr>
            <w:r>
              <w:rPr>
                <w:sz w:val="24"/>
                <w:lang w:val="en-US" w:bidi="en-US"/>
              </w:rPr>
              <w:t>10</w:t>
            </w:r>
          </w:p>
        </w:tc>
        <w:tc>
          <w:tcPr>
            <w:tcW w:w="1969" w:type="dxa"/>
            <w:vAlign w:val="center"/>
          </w:tcPr>
          <w:p w14:paraId="199FAD0B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  <w:tc>
          <w:tcPr>
            <w:tcW w:w="1658" w:type="dxa"/>
            <w:vAlign w:val="center"/>
          </w:tcPr>
          <w:p w14:paraId="1DBE37DE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</w:tr>
      <w:tr w:rsidR="006F1A73" w:rsidRPr="00343682" w14:paraId="36064ADF" w14:textId="77777777" w:rsidTr="00DC42FB">
        <w:trPr>
          <w:trHeight w:val="279"/>
          <w:tblHeader/>
        </w:trPr>
        <w:tc>
          <w:tcPr>
            <w:tcW w:w="703" w:type="dxa"/>
            <w:vAlign w:val="center"/>
          </w:tcPr>
          <w:p w14:paraId="24824B02" w14:textId="77777777" w:rsidR="006F1A73" w:rsidRPr="00A735A2" w:rsidRDefault="006F1A73" w:rsidP="00DC42FB">
            <w:pPr>
              <w:jc w:val="center"/>
              <w:rPr>
                <w:sz w:val="24"/>
                <w:lang w:val="en-US" w:bidi="en-US"/>
              </w:rPr>
            </w:pPr>
            <w:r>
              <w:rPr>
                <w:sz w:val="24"/>
                <w:lang w:val="en-US" w:bidi="en-US"/>
              </w:rPr>
              <w:t>11</w:t>
            </w:r>
          </w:p>
        </w:tc>
        <w:tc>
          <w:tcPr>
            <w:tcW w:w="3403" w:type="dxa"/>
            <w:vAlign w:val="center"/>
          </w:tcPr>
          <w:p w14:paraId="35844E90" w14:textId="77777777" w:rsidR="006F1A73" w:rsidRPr="00A735A2" w:rsidRDefault="006F1A73" w:rsidP="00DC42FB">
            <w:pPr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Перезапуск уровня</w:t>
            </w:r>
          </w:p>
        </w:tc>
        <w:tc>
          <w:tcPr>
            <w:tcW w:w="1546" w:type="dxa"/>
            <w:vAlign w:val="center"/>
          </w:tcPr>
          <w:p w14:paraId="2FC6C50D" w14:textId="77777777" w:rsidR="006F1A73" w:rsidRPr="00A735A2" w:rsidRDefault="006F1A73" w:rsidP="00DC42FB">
            <w:pPr>
              <w:jc w:val="center"/>
              <w:rPr>
                <w:sz w:val="24"/>
                <w:lang w:val="en-US" w:bidi="en-US"/>
              </w:rPr>
            </w:pPr>
            <w:r>
              <w:rPr>
                <w:sz w:val="24"/>
                <w:lang w:val="en-US" w:bidi="en-US"/>
              </w:rPr>
              <w:t>11</w:t>
            </w:r>
          </w:p>
        </w:tc>
        <w:tc>
          <w:tcPr>
            <w:tcW w:w="1969" w:type="dxa"/>
            <w:vAlign w:val="center"/>
          </w:tcPr>
          <w:p w14:paraId="77825C49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  <w:tc>
          <w:tcPr>
            <w:tcW w:w="1658" w:type="dxa"/>
            <w:vAlign w:val="center"/>
          </w:tcPr>
          <w:p w14:paraId="5F1B512E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</w:tr>
      <w:tr w:rsidR="006F1A73" w:rsidRPr="00343682" w14:paraId="69F29993" w14:textId="77777777" w:rsidTr="00DC42FB">
        <w:trPr>
          <w:trHeight w:val="279"/>
          <w:tblHeader/>
        </w:trPr>
        <w:tc>
          <w:tcPr>
            <w:tcW w:w="703" w:type="dxa"/>
            <w:vAlign w:val="center"/>
          </w:tcPr>
          <w:p w14:paraId="2A731BD7" w14:textId="77777777" w:rsidR="006F1A73" w:rsidRPr="00A735A2" w:rsidRDefault="006F1A73" w:rsidP="00DC42FB">
            <w:pPr>
              <w:jc w:val="center"/>
              <w:rPr>
                <w:sz w:val="24"/>
                <w:lang w:val="en-US" w:bidi="en-US"/>
              </w:rPr>
            </w:pPr>
            <w:r>
              <w:rPr>
                <w:sz w:val="24"/>
                <w:lang w:val="en-US" w:bidi="en-US"/>
              </w:rPr>
              <w:t>12</w:t>
            </w:r>
          </w:p>
        </w:tc>
        <w:tc>
          <w:tcPr>
            <w:tcW w:w="3403" w:type="dxa"/>
            <w:vAlign w:val="center"/>
          </w:tcPr>
          <w:p w14:paraId="1CFFBDE1" w14:textId="77777777" w:rsidR="006F1A73" w:rsidRPr="00A735A2" w:rsidRDefault="006F1A73" w:rsidP="00DC42FB">
            <w:pPr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Осуществление перехода назад в «Меню выбора уровня» и «Главное меню»</w:t>
            </w:r>
          </w:p>
        </w:tc>
        <w:tc>
          <w:tcPr>
            <w:tcW w:w="1546" w:type="dxa"/>
            <w:vAlign w:val="center"/>
          </w:tcPr>
          <w:p w14:paraId="1A24321D" w14:textId="77777777" w:rsidR="006F1A73" w:rsidRPr="00A735A2" w:rsidRDefault="006F1A73" w:rsidP="00DC42FB">
            <w:pPr>
              <w:jc w:val="center"/>
              <w:rPr>
                <w:sz w:val="24"/>
                <w:lang w:val="en-US" w:bidi="en-US"/>
              </w:rPr>
            </w:pPr>
            <w:r>
              <w:rPr>
                <w:sz w:val="24"/>
                <w:lang w:val="en-US" w:bidi="en-US"/>
              </w:rPr>
              <w:t>12</w:t>
            </w:r>
          </w:p>
        </w:tc>
        <w:tc>
          <w:tcPr>
            <w:tcW w:w="1969" w:type="dxa"/>
            <w:vAlign w:val="center"/>
          </w:tcPr>
          <w:p w14:paraId="79A3400C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  <w:tc>
          <w:tcPr>
            <w:tcW w:w="1658" w:type="dxa"/>
            <w:vAlign w:val="center"/>
          </w:tcPr>
          <w:p w14:paraId="06DD1170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</w:tr>
      <w:tr w:rsidR="006F1A73" w:rsidRPr="00343682" w14:paraId="07ED8D39" w14:textId="77777777" w:rsidTr="00DC42FB">
        <w:trPr>
          <w:trHeight w:val="279"/>
          <w:tblHeader/>
        </w:trPr>
        <w:tc>
          <w:tcPr>
            <w:tcW w:w="703" w:type="dxa"/>
            <w:vAlign w:val="center"/>
          </w:tcPr>
          <w:p w14:paraId="1AFA9CD5" w14:textId="77777777" w:rsidR="006F1A73" w:rsidRPr="00A735A2" w:rsidRDefault="006F1A73" w:rsidP="00DC42FB">
            <w:pPr>
              <w:jc w:val="center"/>
              <w:rPr>
                <w:sz w:val="24"/>
                <w:lang w:val="en-US" w:bidi="en-US"/>
              </w:rPr>
            </w:pPr>
            <w:r>
              <w:rPr>
                <w:sz w:val="24"/>
                <w:lang w:val="en-US" w:bidi="en-US"/>
              </w:rPr>
              <w:t>13</w:t>
            </w:r>
          </w:p>
        </w:tc>
        <w:tc>
          <w:tcPr>
            <w:tcW w:w="3403" w:type="dxa"/>
            <w:vAlign w:val="center"/>
          </w:tcPr>
          <w:p w14:paraId="1B5F5798" w14:textId="77777777" w:rsidR="006F1A73" w:rsidRPr="00A735A2" w:rsidRDefault="006F1A73" w:rsidP="00DC42FB">
            <w:pPr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Переход в «Меню выбора уровня»</w:t>
            </w:r>
          </w:p>
        </w:tc>
        <w:tc>
          <w:tcPr>
            <w:tcW w:w="1546" w:type="dxa"/>
            <w:vAlign w:val="center"/>
          </w:tcPr>
          <w:p w14:paraId="33B02F3F" w14:textId="77777777" w:rsidR="006F1A73" w:rsidRPr="00A735A2" w:rsidRDefault="006F1A73" w:rsidP="00DC42FB">
            <w:pPr>
              <w:jc w:val="center"/>
              <w:rPr>
                <w:sz w:val="24"/>
                <w:lang w:val="en-US" w:bidi="en-US"/>
              </w:rPr>
            </w:pPr>
            <w:r>
              <w:rPr>
                <w:sz w:val="24"/>
                <w:lang w:val="en-US" w:bidi="en-US"/>
              </w:rPr>
              <w:t>13</w:t>
            </w:r>
          </w:p>
        </w:tc>
        <w:tc>
          <w:tcPr>
            <w:tcW w:w="1969" w:type="dxa"/>
            <w:vAlign w:val="center"/>
          </w:tcPr>
          <w:p w14:paraId="0911533D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  <w:tc>
          <w:tcPr>
            <w:tcW w:w="1658" w:type="dxa"/>
            <w:vAlign w:val="center"/>
          </w:tcPr>
          <w:p w14:paraId="78B30C58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</w:tr>
      <w:tr w:rsidR="006F1A73" w:rsidRPr="00343682" w14:paraId="5A4E3D9C" w14:textId="77777777" w:rsidTr="00DC42FB">
        <w:trPr>
          <w:trHeight w:val="279"/>
          <w:tblHeader/>
        </w:trPr>
        <w:tc>
          <w:tcPr>
            <w:tcW w:w="703" w:type="dxa"/>
            <w:vAlign w:val="center"/>
          </w:tcPr>
          <w:p w14:paraId="3F4F83EC" w14:textId="77777777" w:rsidR="006F1A73" w:rsidRPr="00A735A2" w:rsidRDefault="006F1A73" w:rsidP="00DC42FB">
            <w:pPr>
              <w:jc w:val="center"/>
              <w:rPr>
                <w:sz w:val="24"/>
                <w:lang w:val="en-US" w:bidi="en-US"/>
              </w:rPr>
            </w:pPr>
            <w:r>
              <w:rPr>
                <w:sz w:val="24"/>
                <w:lang w:val="en-US" w:bidi="en-US"/>
              </w:rPr>
              <w:lastRenderedPageBreak/>
              <w:t>14</w:t>
            </w:r>
          </w:p>
        </w:tc>
        <w:tc>
          <w:tcPr>
            <w:tcW w:w="3403" w:type="dxa"/>
            <w:vAlign w:val="center"/>
          </w:tcPr>
          <w:p w14:paraId="6884C1C2" w14:textId="77777777" w:rsidR="006F1A73" w:rsidRPr="00A735A2" w:rsidRDefault="006F1A73" w:rsidP="00DC42FB">
            <w:pPr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Переход на игровое поле</w:t>
            </w:r>
          </w:p>
        </w:tc>
        <w:tc>
          <w:tcPr>
            <w:tcW w:w="1546" w:type="dxa"/>
            <w:vAlign w:val="center"/>
          </w:tcPr>
          <w:p w14:paraId="480A2530" w14:textId="77777777" w:rsidR="006F1A73" w:rsidRPr="00A735A2" w:rsidRDefault="006F1A73" w:rsidP="00DC42FB">
            <w:pPr>
              <w:jc w:val="center"/>
              <w:rPr>
                <w:sz w:val="24"/>
                <w:lang w:val="en-US" w:bidi="en-US"/>
              </w:rPr>
            </w:pPr>
            <w:r>
              <w:rPr>
                <w:sz w:val="24"/>
                <w:lang w:val="en-US" w:bidi="en-US"/>
              </w:rPr>
              <w:t>14</w:t>
            </w:r>
          </w:p>
        </w:tc>
        <w:tc>
          <w:tcPr>
            <w:tcW w:w="1969" w:type="dxa"/>
            <w:vAlign w:val="center"/>
          </w:tcPr>
          <w:p w14:paraId="484189FD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  <w:tc>
          <w:tcPr>
            <w:tcW w:w="1658" w:type="dxa"/>
            <w:vAlign w:val="center"/>
          </w:tcPr>
          <w:p w14:paraId="155789CD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</w:tr>
      <w:tr w:rsidR="006F1A73" w:rsidRPr="00343682" w14:paraId="582D1A14" w14:textId="77777777" w:rsidTr="00DC42FB">
        <w:trPr>
          <w:trHeight w:val="279"/>
          <w:tblHeader/>
        </w:trPr>
        <w:tc>
          <w:tcPr>
            <w:tcW w:w="703" w:type="dxa"/>
            <w:vAlign w:val="center"/>
          </w:tcPr>
          <w:p w14:paraId="069E7619" w14:textId="77777777" w:rsidR="006F1A73" w:rsidRPr="00A735A2" w:rsidRDefault="006F1A73" w:rsidP="00DC42FB">
            <w:pPr>
              <w:jc w:val="center"/>
              <w:rPr>
                <w:sz w:val="24"/>
                <w:lang w:val="en-US" w:bidi="en-US"/>
              </w:rPr>
            </w:pPr>
            <w:r>
              <w:rPr>
                <w:sz w:val="24"/>
                <w:lang w:val="en-US" w:bidi="en-US"/>
              </w:rPr>
              <w:t>15</w:t>
            </w:r>
          </w:p>
        </w:tc>
        <w:tc>
          <w:tcPr>
            <w:tcW w:w="3403" w:type="dxa"/>
            <w:vAlign w:val="center"/>
          </w:tcPr>
          <w:p w14:paraId="08254A31" w14:textId="77777777" w:rsidR="006F1A73" w:rsidRPr="00A735A2" w:rsidRDefault="006F1A73" w:rsidP="00DC42FB">
            <w:pPr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Прохождение уровня</w:t>
            </w:r>
          </w:p>
        </w:tc>
        <w:tc>
          <w:tcPr>
            <w:tcW w:w="1546" w:type="dxa"/>
            <w:vAlign w:val="center"/>
          </w:tcPr>
          <w:p w14:paraId="199BFA9E" w14:textId="77777777" w:rsidR="006F1A73" w:rsidRPr="00A735A2" w:rsidRDefault="006F1A73" w:rsidP="00DC42FB">
            <w:pPr>
              <w:jc w:val="center"/>
              <w:rPr>
                <w:sz w:val="24"/>
                <w:lang w:val="en-US" w:bidi="en-US"/>
              </w:rPr>
            </w:pPr>
            <w:r>
              <w:rPr>
                <w:sz w:val="24"/>
                <w:lang w:val="en-US" w:bidi="en-US"/>
              </w:rPr>
              <w:t>15</w:t>
            </w:r>
          </w:p>
        </w:tc>
        <w:tc>
          <w:tcPr>
            <w:tcW w:w="1969" w:type="dxa"/>
            <w:vAlign w:val="center"/>
          </w:tcPr>
          <w:p w14:paraId="0FEA3773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  <w:tc>
          <w:tcPr>
            <w:tcW w:w="1658" w:type="dxa"/>
            <w:vAlign w:val="center"/>
          </w:tcPr>
          <w:p w14:paraId="275DE529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</w:tr>
      <w:tr w:rsidR="006F1A73" w:rsidRPr="00343682" w14:paraId="294484F8" w14:textId="77777777" w:rsidTr="00DC42FB">
        <w:trPr>
          <w:trHeight w:val="279"/>
          <w:tblHeader/>
        </w:trPr>
        <w:tc>
          <w:tcPr>
            <w:tcW w:w="703" w:type="dxa"/>
            <w:vAlign w:val="center"/>
          </w:tcPr>
          <w:p w14:paraId="554E5658" w14:textId="77777777" w:rsidR="006F1A73" w:rsidRPr="00A735A2" w:rsidRDefault="006F1A73" w:rsidP="00DC42FB">
            <w:pPr>
              <w:jc w:val="center"/>
              <w:rPr>
                <w:sz w:val="24"/>
                <w:lang w:val="en-US" w:bidi="en-US"/>
              </w:rPr>
            </w:pPr>
            <w:r>
              <w:rPr>
                <w:sz w:val="24"/>
                <w:lang w:val="en-US" w:bidi="en-US"/>
              </w:rPr>
              <w:t>16</w:t>
            </w:r>
          </w:p>
        </w:tc>
        <w:tc>
          <w:tcPr>
            <w:tcW w:w="3403" w:type="dxa"/>
            <w:vAlign w:val="center"/>
          </w:tcPr>
          <w:p w14:paraId="39534915" w14:textId="77777777" w:rsidR="006F1A73" w:rsidRPr="00A735A2" w:rsidRDefault="006F1A73" w:rsidP="00DC42FB">
            <w:pPr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Выход из программы</w:t>
            </w:r>
          </w:p>
        </w:tc>
        <w:tc>
          <w:tcPr>
            <w:tcW w:w="1546" w:type="dxa"/>
            <w:vAlign w:val="center"/>
          </w:tcPr>
          <w:p w14:paraId="4B277FAC" w14:textId="77777777" w:rsidR="006F1A73" w:rsidRPr="00A735A2" w:rsidRDefault="006F1A73" w:rsidP="00DC42FB">
            <w:pPr>
              <w:jc w:val="center"/>
              <w:rPr>
                <w:sz w:val="24"/>
                <w:lang w:val="en-US" w:bidi="en-US"/>
              </w:rPr>
            </w:pPr>
            <w:r>
              <w:rPr>
                <w:sz w:val="24"/>
                <w:lang w:val="en-US" w:bidi="en-US"/>
              </w:rPr>
              <w:t>16</w:t>
            </w:r>
          </w:p>
        </w:tc>
        <w:tc>
          <w:tcPr>
            <w:tcW w:w="1969" w:type="dxa"/>
            <w:vAlign w:val="center"/>
          </w:tcPr>
          <w:p w14:paraId="4559C98B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  <w:tc>
          <w:tcPr>
            <w:tcW w:w="1658" w:type="dxa"/>
            <w:vAlign w:val="center"/>
          </w:tcPr>
          <w:p w14:paraId="2095AE18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</w:tr>
      <w:tr w:rsidR="006F1A73" w:rsidRPr="00343682" w14:paraId="234624D8" w14:textId="77777777" w:rsidTr="00DC42FB">
        <w:trPr>
          <w:trHeight w:val="279"/>
          <w:tblHeader/>
        </w:trPr>
        <w:tc>
          <w:tcPr>
            <w:tcW w:w="703" w:type="dxa"/>
            <w:vAlign w:val="center"/>
          </w:tcPr>
          <w:p w14:paraId="44ADE50D" w14:textId="77777777" w:rsidR="006F1A73" w:rsidRDefault="006F1A73" w:rsidP="00DC42FB">
            <w:pPr>
              <w:jc w:val="center"/>
              <w:rPr>
                <w:sz w:val="24"/>
                <w:lang w:val="en-US" w:bidi="en-US"/>
              </w:rPr>
            </w:pPr>
            <w:r>
              <w:rPr>
                <w:sz w:val="24"/>
                <w:lang w:val="en-US" w:bidi="en-US"/>
              </w:rPr>
              <w:t>17</w:t>
            </w:r>
          </w:p>
        </w:tc>
        <w:tc>
          <w:tcPr>
            <w:tcW w:w="3403" w:type="dxa"/>
            <w:vAlign w:val="center"/>
          </w:tcPr>
          <w:p w14:paraId="5E38FE16" w14:textId="77777777" w:rsidR="006F1A73" w:rsidRPr="00A735A2" w:rsidRDefault="006F1A73" w:rsidP="00DC42FB">
            <w:pPr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Тестирование приложения на Windows 10/11</w:t>
            </w:r>
          </w:p>
        </w:tc>
        <w:tc>
          <w:tcPr>
            <w:tcW w:w="1546" w:type="dxa"/>
            <w:vAlign w:val="center"/>
          </w:tcPr>
          <w:p w14:paraId="4B786E14" w14:textId="77777777" w:rsidR="006F1A73" w:rsidRPr="00A735A2" w:rsidRDefault="006F1A73" w:rsidP="00DC42FB">
            <w:pPr>
              <w:jc w:val="center"/>
              <w:rPr>
                <w:sz w:val="24"/>
                <w:lang w:val="en-US" w:bidi="en-US"/>
              </w:rPr>
            </w:pPr>
            <w:r>
              <w:rPr>
                <w:sz w:val="24"/>
                <w:lang w:val="en-US" w:bidi="en-US"/>
              </w:rPr>
              <w:t>17</w:t>
            </w:r>
          </w:p>
        </w:tc>
        <w:tc>
          <w:tcPr>
            <w:tcW w:w="1969" w:type="dxa"/>
            <w:vAlign w:val="center"/>
          </w:tcPr>
          <w:p w14:paraId="6623D82B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  <w:tc>
          <w:tcPr>
            <w:tcW w:w="1658" w:type="dxa"/>
            <w:vAlign w:val="center"/>
          </w:tcPr>
          <w:p w14:paraId="0828E0D6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</w:tr>
      <w:tr w:rsidR="006F1A73" w:rsidRPr="00343682" w14:paraId="2A9A69F2" w14:textId="77777777" w:rsidTr="00DC42FB">
        <w:trPr>
          <w:trHeight w:val="279"/>
          <w:tblHeader/>
        </w:trPr>
        <w:tc>
          <w:tcPr>
            <w:tcW w:w="703" w:type="dxa"/>
            <w:vAlign w:val="center"/>
          </w:tcPr>
          <w:p w14:paraId="550047A9" w14:textId="77777777" w:rsidR="006F1A73" w:rsidRDefault="006F1A73" w:rsidP="00DC42FB">
            <w:pPr>
              <w:jc w:val="center"/>
              <w:rPr>
                <w:sz w:val="24"/>
                <w:lang w:val="en-US" w:bidi="en-US"/>
              </w:rPr>
            </w:pPr>
            <w:r>
              <w:rPr>
                <w:sz w:val="24"/>
                <w:lang w:val="en-US" w:bidi="en-US"/>
              </w:rPr>
              <w:t>18</w:t>
            </w:r>
          </w:p>
        </w:tc>
        <w:tc>
          <w:tcPr>
            <w:tcW w:w="3403" w:type="dxa"/>
            <w:vAlign w:val="center"/>
          </w:tcPr>
          <w:p w14:paraId="06CA0C65" w14:textId="77777777" w:rsidR="006F1A73" w:rsidRPr="00A735A2" w:rsidRDefault="006F1A73" w:rsidP="00DC42FB">
            <w:pPr>
              <w:rPr>
                <w:sz w:val="24"/>
                <w:lang w:bidi="en-US"/>
              </w:rPr>
            </w:pPr>
            <w:r w:rsidRPr="00A735A2">
              <w:rPr>
                <w:sz w:val="24"/>
                <w:lang w:bidi="en-US"/>
              </w:rPr>
              <w:t>Оценка потребления ресурсов ПЭВМ во время работы программы</w:t>
            </w:r>
          </w:p>
        </w:tc>
        <w:tc>
          <w:tcPr>
            <w:tcW w:w="1546" w:type="dxa"/>
            <w:vAlign w:val="center"/>
          </w:tcPr>
          <w:p w14:paraId="104A24AF" w14:textId="77777777" w:rsidR="006F1A73" w:rsidRPr="00A735A2" w:rsidRDefault="006F1A73" w:rsidP="00DC42FB">
            <w:pPr>
              <w:jc w:val="center"/>
              <w:rPr>
                <w:sz w:val="24"/>
                <w:lang w:val="en-US" w:bidi="en-US"/>
              </w:rPr>
            </w:pPr>
            <w:r>
              <w:rPr>
                <w:sz w:val="24"/>
                <w:lang w:val="en-US" w:bidi="en-US"/>
              </w:rPr>
              <w:t>18</w:t>
            </w:r>
          </w:p>
        </w:tc>
        <w:tc>
          <w:tcPr>
            <w:tcW w:w="1969" w:type="dxa"/>
            <w:vAlign w:val="center"/>
          </w:tcPr>
          <w:p w14:paraId="076E0493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  <w:tc>
          <w:tcPr>
            <w:tcW w:w="1658" w:type="dxa"/>
            <w:vAlign w:val="center"/>
          </w:tcPr>
          <w:p w14:paraId="22B23B51" w14:textId="77777777" w:rsidR="006F1A73" w:rsidRPr="00A735A2" w:rsidRDefault="006F1A73" w:rsidP="00DC42FB">
            <w:pPr>
              <w:jc w:val="center"/>
              <w:rPr>
                <w:sz w:val="24"/>
                <w:lang w:bidi="en-US"/>
              </w:rPr>
            </w:pPr>
          </w:p>
        </w:tc>
      </w:tr>
    </w:tbl>
    <w:p w14:paraId="0BBBC3A6" w14:textId="63CB36F1" w:rsidR="006F1A73" w:rsidRPr="00E96697" w:rsidRDefault="006F1A73" w:rsidP="00E96697">
      <w:pPr>
        <w:pStyle w:val="af0"/>
        <w:rPr>
          <w:color w:val="000000"/>
          <w:sz w:val="28"/>
          <w:szCs w:val="28"/>
        </w:rPr>
      </w:pPr>
      <w:r w:rsidRPr="00A735A2">
        <w:rPr>
          <w:szCs w:val="24"/>
          <w:lang w:eastAsia="en-US" w:bidi="en-US"/>
        </w:rPr>
        <w:t>Таблица 3 - Результаты испытаний</w:t>
      </w:r>
    </w:p>
    <w:p w14:paraId="0E9EDCAB" w14:textId="77777777" w:rsidR="00E96697" w:rsidRDefault="00E96697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647F065" w14:textId="734DE6DF" w:rsidR="008916F7" w:rsidRPr="00460950" w:rsidRDefault="00B8241E" w:rsidP="00460950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7" w:name="_Toc150197191"/>
      <w:r w:rsidRPr="0046095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ИСХОДНЫЙ КОД</w:t>
      </w:r>
      <w:bookmarkEnd w:id="127"/>
    </w:p>
    <w:p w14:paraId="60D02F6B" w14:textId="21DB40B3" w:rsidR="00E96697" w:rsidRPr="00E96697" w:rsidRDefault="00E96697" w:rsidP="00E96697">
      <w:pPr>
        <w:spacing w:line="360" w:lineRule="auto"/>
        <w:rPr>
          <w:rFonts w:ascii="Times New Roman" w:hAnsi="Times New Roman" w:cs="Times New Roman"/>
          <w:b/>
          <w:sz w:val="28"/>
          <w:szCs w:val="32"/>
        </w:rPr>
      </w:pPr>
      <w:r w:rsidRPr="00526E5C">
        <w:rPr>
          <w:rFonts w:ascii="Times New Roman" w:hAnsi="Times New Roman" w:cs="Times New Roman"/>
          <w:b/>
          <w:sz w:val="28"/>
          <w:szCs w:val="32"/>
          <w:lang w:val="en-US"/>
        </w:rPr>
        <w:t>Main</w:t>
      </w:r>
      <w:r w:rsidRPr="00526E5C">
        <w:rPr>
          <w:rFonts w:ascii="Times New Roman" w:hAnsi="Times New Roman" w:cs="Times New Roman"/>
          <w:b/>
          <w:sz w:val="28"/>
          <w:szCs w:val="32"/>
        </w:rPr>
        <w:t>.</w:t>
      </w:r>
      <w:proofErr w:type="spellStart"/>
      <w:r w:rsidRPr="00526E5C">
        <w:rPr>
          <w:rFonts w:ascii="Times New Roman" w:hAnsi="Times New Roman" w:cs="Times New Roman"/>
          <w:b/>
          <w:sz w:val="28"/>
          <w:szCs w:val="32"/>
          <w:lang w:val="en-US"/>
        </w:rPr>
        <w:t>py</w:t>
      </w:r>
      <w:proofErr w:type="spellEnd"/>
      <w:r w:rsidRPr="00E96697">
        <w:rPr>
          <w:lang w:eastAsia="ru-RU"/>
        </w:rPr>
        <w:br/>
      </w:r>
      <w:r w:rsidRPr="00DC0A80">
        <w:rPr>
          <w:lang w:val="en-US"/>
        </w:rPr>
        <w:t>if</w:t>
      </w:r>
      <w:r w:rsidRPr="00E96697">
        <w:t xml:space="preserve"> __</w:t>
      </w:r>
      <w:r w:rsidRPr="00DC0A80">
        <w:rPr>
          <w:lang w:val="en-US"/>
        </w:rPr>
        <w:t>name</w:t>
      </w:r>
      <w:r w:rsidRPr="00E96697">
        <w:t>__ == '__</w:t>
      </w:r>
      <w:r w:rsidRPr="00DC0A80">
        <w:rPr>
          <w:lang w:val="en-US"/>
        </w:rPr>
        <w:t>main</w:t>
      </w:r>
      <w:r w:rsidRPr="00E96697">
        <w:t>__':</w:t>
      </w:r>
      <w:r w:rsidRPr="00E96697">
        <w:br/>
        <w:t xml:space="preserve">    </w:t>
      </w:r>
      <w:r w:rsidRPr="00DC0A80">
        <w:rPr>
          <w:lang w:val="en-US"/>
        </w:rPr>
        <w:t>from</w:t>
      </w:r>
      <w:r w:rsidRPr="00E96697">
        <w:t xml:space="preserve"> </w:t>
      </w:r>
      <w:proofErr w:type="spellStart"/>
      <w:r w:rsidRPr="00DC0A80">
        <w:rPr>
          <w:lang w:val="en-US"/>
        </w:rPr>
        <w:t>PyQt</w:t>
      </w:r>
      <w:proofErr w:type="spellEnd"/>
      <w:r w:rsidRPr="00E96697">
        <w:t xml:space="preserve">5 </w:t>
      </w:r>
      <w:r w:rsidRPr="00DC0A80">
        <w:rPr>
          <w:lang w:val="en-US"/>
        </w:rPr>
        <w:t>import</w:t>
      </w:r>
      <w:r w:rsidRPr="00E96697">
        <w:t xml:space="preserve"> </w:t>
      </w:r>
      <w:proofErr w:type="spellStart"/>
      <w:r w:rsidRPr="00DC0A80">
        <w:rPr>
          <w:lang w:val="en-US"/>
        </w:rPr>
        <w:t>QtWidgets</w:t>
      </w:r>
      <w:proofErr w:type="spellEnd"/>
      <w:r w:rsidRPr="00E96697">
        <w:br/>
        <w:t xml:space="preserve">    </w:t>
      </w:r>
      <w:r w:rsidRPr="00DC0A80">
        <w:rPr>
          <w:lang w:val="en-US"/>
        </w:rPr>
        <w:t>import</w:t>
      </w:r>
      <w:r w:rsidRPr="00E96697">
        <w:t xml:space="preserve"> </w:t>
      </w:r>
      <w:r w:rsidRPr="00DC0A80">
        <w:rPr>
          <w:lang w:val="en-US"/>
        </w:rPr>
        <w:t>sys</w:t>
      </w:r>
      <w:r w:rsidRPr="00E96697">
        <w:br/>
        <w:t xml:space="preserve">    </w:t>
      </w:r>
      <w:r w:rsidRPr="00DC0A80">
        <w:rPr>
          <w:lang w:val="en-US"/>
        </w:rPr>
        <w:t>app</w:t>
      </w:r>
      <w:r w:rsidRPr="00E96697">
        <w:t xml:space="preserve"> = </w:t>
      </w:r>
      <w:proofErr w:type="spellStart"/>
      <w:r w:rsidRPr="00DC0A80">
        <w:rPr>
          <w:lang w:val="en-US"/>
        </w:rPr>
        <w:t>QtWidgets</w:t>
      </w:r>
      <w:proofErr w:type="spellEnd"/>
      <w:r w:rsidRPr="00E96697">
        <w:t>.</w:t>
      </w:r>
      <w:proofErr w:type="spellStart"/>
      <w:r w:rsidRPr="00DC0A80">
        <w:rPr>
          <w:lang w:val="en-US"/>
        </w:rPr>
        <w:t>QApplication</w:t>
      </w:r>
      <w:proofErr w:type="spellEnd"/>
      <w:r w:rsidRPr="00E96697">
        <w:t>(</w:t>
      </w:r>
      <w:r w:rsidRPr="00DC0A80">
        <w:rPr>
          <w:lang w:val="en-US"/>
        </w:rPr>
        <w:t>sys</w:t>
      </w:r>
      <w:r w:rsidRPr="00E96697">
        <w:t>.</w:t>
      </w:r>
      <w:proofErr w:type="spellStart"/>
      <w:r w:rsidRPr="00DC0A80">
        <w:rPr>
          <w:lang w:val="en-US"/>
        </w:rPr>
        <w:t>argv</w:t>
      </w:r>
      <w:proofErr w:type="spellEnd"/>
      <w:r w:rsidRPr="00E96697">
        <w:t xml:space="preserve">)  # </w:t>
      </w:r>
      <w:proofErr w:type="spellStart"/>
      <w:r w:rsidRPr="001D18B7">
        <w:t>Конструтирование</w:t>
      </w:r>
      <w:proofErr w:type="spellEnd"/>
      <w:r w:rsidRPr="00E96697">
        <w:t xml:space="preserve"> </w:t>
      </w:r>
      <w:proofErr w:type="spellStart"/>
      <w:r w:rsidRPr="00DC0A80">
        <w:rPr>
          <w:lang w:val="en-US"/>
        </w:rPr>
        <w:t>QApp</w:t>
      </w:r>
      <w:proofErr w:type="spellEnd"/>
      <w:r w:rsidRPr="00E96697">
        <w:br/>
        <w:t xml:space="preserve">    </w:t>
      </w:r>
      <w:r w:rsidRPr="00DC0A80">
        <w:rPr>
          <w:lang w:val="en-US"/>
        </w:rPr>
        <w:t>from</w:t>
      </w:r>
      <w:r w:rsidRPr="00E96697">
        <w:t xml:space="preserve"> </w:t>
      </w:r>
      <w:r w:rsidRPr="00DC0A80">
        <w:rPr>
          <w:lang w:val="en-US"/>
        </w:rPr>
        <w:t>UI</w:t>
      </w:r>
      <w:r w:rsidRPr="00E96697">
        <w:t>.</w:t>
      </w:r>
      <w:r w:rsidRPr="00DC0A80">
        <w:rPr>
          <w:lang w:val="en-US"/>
        </w:rPr>
        <w:t>window</w:t>
      </w:r>
      <w:r w:rsidRPr="00E96697">
        <w:t>_</w:t>
      </w:r>
      <w:r w:rsidRPr="00DC0A80">
        <w:rPr>
          <w:lang w:val="en-US"/>
        </w:rPr>
        <w:t>switcher</w:t>
      </w:r>
      <w:r w:rsidRPr="00E96697">
        <w:t xml:space="preserve"> </w:t>
      </w:r>
      <w:r w:rsidRPr="00DC0A80">
        <w:rPr>
          <w:lang w:val="en-US"/>
        </w:rPr>
        <w:t>import</w:t>
      </w:r>
      <w:r w:rsidRPr="00E96697">
        <w:t xml:space="preserve"> </w:t>
      </w:r>
      <w:proofErr w:type="spellStart"/>
      <w:r w:rsidRPr="00DC0A80">
        <w:rPr>
          <w:lang w:val="en-US"/>
        </w:rPr>
        <w:t>WindowSwitcher</w:t>
      </w:r>
      <w:proofErr w:type="spellEnd"/>
      <w:r w:rsidRPr="00E96697">
        <w:br/>
        <w:t xml:space="preserve">    </w:t>
      </w:r>
      <w:r w:rsidRPr="00DC0A80">
        <w:rPr>
          <w:lang w:val="en-US"/>
        </w:rPr>
        <w:t>window</w:t>
      </w:r>
      <w:r w:rsidRPr="00E96697">
        <w:t>_</w:t>
      </w:r>
      <w:r w:rsidRPr="00DC0A80">
        <w:rPr>
          <w:lang w:val="en-US"/>
        </w:rPr>
        <w:t>switcher</w:t>
      </w:r>
      <w:r w:rsidRPr="00E96697">
        <w:t xml:space="preserve"> = </w:t>
      </w:r>
      <w:proofErr w:type="spellStart"/>
      <w:r w:rsidRPr="00DC0A80">
        <w:rPr>
          <w:lang w:val="en-US"/>
        </w:rPr>
        <w:t>WindowSwitcher</w:t>
      </w:r>
      <w:proofErr w:type="spellEnd"/>
      <w:r w:rsidRPr="00E96697">
        <w:t>()</w:t>
      </w:r>
      <w:r w:rsidRPr="00E96697">
        <w:br/>
        <w:t xml:space="preserve">    </w:t>
      </w:r>
      <w:r w:rsidRPr="00DC0A80">
        <w:rPr>
          <w:lang w:val="en-US"/>
        </w:rPr>
        <w:t>window</w:t>
      </w:r>
      <w:r w:rsidRPr="00E96697">
        <w:t>_</w:t>
      </w:r>
      <w:r w:rsidRPr="00DC0A80">
        <w:rPr>
          <w:lang w:val="en-US"/>
        </w:rPr>
        <w:t>switcher</w:t>
      </w:r>
      <w:r w:rsidRPr="00E96697">
        <w:t>.</w:t>
      </w:r>
      <w:proofErr w:type="spellStart"/>
      <w:r w:rsidRPr="00DC0A80">
        <w:rPr>
          <w:lang w:val="en-US"/>
        </w:rPr>
        <w:t>showFullScreen</w:t>
      </w:r>
      <w:proofErr w:type="spellEnd"/>
      <w:r w:rsidRPr="00E96697">
        <w:t xml:space="preserve">()  # </w:t>
      </w:r>
      <w:r w:rsidRPr="001D18B7">
        <w:t>Создание</w:t>
      </w:r>
      <w:r w:rsidRPr="00E96697">
        <w:t xml:space="preserve"> </w:t>
      </w:r>
      <w:r w:rsidRPr="001D18B7">
        <w:t>и</w:t>
      </w:r>
      <w:r w:rsidRPr="00E96697">
        <w:t xml:space="preserve"> </w:t>
      </w:r>
      <w:r w:rsidRPr="001D18B7">
        <w:t>показ</w:t>
      </w:r>
      <w:r w:rsidRPr="00E96697">
        <w:t xml:space="preserve"> </w:t>
      </w:r>
      <w:r w:rsidRPr="001D18B7">
        <w:t>основного</w:t>
      </w:r>
      <w:r w:rsidRPr="00E96697">
        <w:t xml:space="preserve"> </w:t>
      </w:r>
      <w:r w:rsidRPr="001D18B7">
        <w:t>окна</w:t>
      </w:r>
      <w:r w:rsidRPr="00E96697">
        <w:t xml:space="preserve"> </w:t>
      </w:r>
      <w:r w:rsidRPr="001D18B7">
        <w:t>на</w:t>
      </w:r>
      <w:r w:rsidRPr="00E96697">
        <w:t xml:space="preserve"> </w:t>
      </w:r>
      <w:r w:rsidRPr="001D18B7">
        <w:t>полный</w:t>
      </w:r>
      <w:r w:rsidRPr="00E96697">
        <w:t xml:space="preserve"> </w:t>
      </w:r>
      <w:r w:rsidRPr="001D18B7">
        <w:t>экран</w:t>
      </w:r>
      <w:r w:rsidRPr="00E96697">
        <w:br/>
        <w:t xml:space="preserve">    </w:t>
      </w:r>
      <w:r w:rsidRPr="00DC0A80">
        <w:rPr>
          <w:lang w:val="en-US"/>
        </w:rPr>
        <w:t>sys</w:t>
      </w:r>
      <w:r w:rsidRPr="00E96697">
        <w:t>.</w:t>
      </w:r>
      <w:r w:rsidRPr="00DC0A80">
        <w:rPr>
          <w:lang w:val="en-US"/>
        </w:rPr>
        <w:t>exit</w:t>
      </w:r>
      <w:r w:rsidRPr="00E96697">
        <w:t>(</w:t>
      </w:r>
      <w:r w:rsidRPr="00DC0A80">
        <w:rPr>
          <w:lang w:val="en-US"/>
        </w:rPr>
        <w:t>app</w:t>
      </w:r>
      <w:r w:rsidRPr="00E96697">
        <w:t>.</w:t>
      </w:r>
      <w:r w:rsidRPr="00DC0A80">
        <w:rPr>
          <w:lang w:val="en-US"/>
        </w:rPr>
        <w:t>exec</w:t>
      </w:r>
      <w:r w:rsidRPr="00E96697">
        <w:t xml:space="preserve">_())  # </w:t>
      </w:r>
      <w:r w:rsidRPr="001D18B7">
        <w:t>Запуск</w:t>
      </w:r>
      <w:r w:rsidRPr="00E96697">
        <w:t xml:space="preserve"> </w:t>
      </w:r>
      <w:proofErr w:type="spellStart"/>
      <w:r w:rsidRPr="00DC0A80">
        <w:rPr>
          <w:lang w:val="en-US"/>
        </w:rPr>
        <w:t>QApp</w:t>
      </w:r>
      <w:proofErr w:type="spellEnd"/>
    </w:p>
    <w:p w14:paraId="2DB809A4" w14:textId="77777777" w:rsidR="00E96697" w:rsidRPr="00526E5C" w:rsidRDefault="00E96697" w:rsidP="00E96697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 w:rsidRPr="00526E5C">
        <w:rPr>
          <w:rFonts w:ascii="Times New Roman" w:hAnsi="Times New Roman" w:cs="Times New Roman"/>
          <w:b/>
          <w:sz w:val="28"/>
          <w:szCs w:val="32"/>
          <w:lang w:val="en-US"/>
        </w:rPr>
        <w:t>Global.py</w:t>
      </w:r>
    </w:p>
    <w:p w14:paraId="0856B664" w14:textId="77777777" w:rsidR="00E96697" w:rsidRPr="001D18B7" w:rsidRDefault="00E96697" w:rsidP="00E96697">
      <w:r w:rsidRPr="001D18B7">
        <w:rPr>
          <w:lang w:val="en-US"/>
        </w:rPr>
        <w:t xml:space="preserve">from PyQt5.QtWidgets import </w:t>
      </w:r>
      <w:proofErr w:type="spellStart"/>
      <w:r w:rsidRPr="001D18B7">
        <w:rPr>
          <w:lang w:val="en-US"/>
        </w:rPr>
        <w:t>QWidget</w:t>
      </w:r>
      <w:proofErr w:type="spellEnd"/>
      <w:r w:rsidRPr="001D18B7">
        <w:rPr>
          <w:lang w:val="en-US"/>
        </w:rPr>
        <w:br/>
        <w:t xml:space="preserve">from PyQt5.QtCore import </w:t>
      </w:r>
      <w:proofErr w:type="spellStart"/>
      <w:r w:rsidRPr="001D18B7">
        <w:rPr>
          <w:lang w:val="en-US"/>
        </w:rPr>
        <w:t>pyqtSignal</w:t>
      </w:r>
      <w:proofErr w:type="spellEnd"/>
      <w:r w:rsidRPr="001D18B7">
        <w:rPr>
          <w:lang w:val="en-US"/>
        </w:rPr>
        <w:br/>
      </w:r>
      <w:r w:rsidRPr="001D18B7">
        <w:rPr>
          <w:lang w:val="en-US"/>
        </w:rPr>
        <w:br/>
        <w:t xml:space="preserve"># </w:t>
      </w:r>
      <w:r w:rsidRPr="001D18B7">
        <w:t>Класс</w:t>
      </w:r>
      <w:r w:rsidRPr="001D18B7">
        <w:rPr>
          <w:lang w:val="en-US"/>
        </w:rPr>
        <w:t xml:space="preserve"> </w:t>
      </w:r>
      <w:r w:rsidRPr="001D18B7">
        <w:t>переменной</w:t>
      </w:r>
      <w:r w:rsidRPr="001D18B7">
        <w:rPr>
          <w:lang w:val="en-US"/>
        </w:rPr>
        <w:t xml:space="preserve"> </w:t>
      </w:r>
      <w:r w:rsidRPr="001D18B7">
        <w:t>с</w:t>
      </w:r>
      <w:r w:rsidRPr="001D18B7">
        <w:rPr>
          <w:lang w:val="en-US"/>
        </w:rPr>
        <w:t xml:space="preserve"> </w:t>
      </w:r>
      <w:r w:rsidRPr="001D18B7">
        <w:t>сигналом</w:t>
      </w:r>
      <w:r w:rsidRPr="001D18B7">
        <w:rPr>
          <w:lang w:val="en-US"/>
        </w:rPr>
        <w:t xml:space="preserve">. </w:t>
      </w:r>
      <w:r w:rsidRPr="001D18B7">
        <w:t xml:space="preserve">Базируется на </w:t>
      </w:r>
      <w:proofErr w:type="spellStart"/>
      <w:r w:rsidRPr="001D18B7">
        <w:t>QWidget</w:t>
      </w:r>
      <w:proofErr w:type="spellEnd"/>
      <w:r w:rsidRPr="001D18B7">
        <w:t>, поскольку по-другому QT сигналы работают через раз.</w:t>
      </w:r>
      <w:r w:rsidRPr="001D18B7">
        <w:br/>
        <w:t># Нужен [сигнал] для плавных двусторонних бесшовных переходов между экранными формами</w:t>
      </w:r>
      <w:r w:rsidRPr="001D18B7">
        <w:br/>
      </w:r>
      <w:proofErr w:type="spellStart"/>
      <w:r w:rsidRPr="001D18B7">
        <w:t>class</w:t>
      </w:r>
      <w:proofErr w:type="spellEnd"/>
      <w:r w:rsidRPr="001D18B7">
        <w:t xml:space="preserve"> </w:t>
      </w:r>
      <w:proofErr w:type="spellStart"/>
      <w:r w:rsidRPr="001D18B7">
        <w:t>VariableWithSignal</w:t>
      </w:r>
      <w:proofErr w:type="spellEnd"/>
      <w:r w:rsidRPr="001D18B7">
        <w:t>(</w:t>
      </w:r>
      <w:proofErr w:type="spellStart"/>
      <w:r w:rsidRPr="001D18B7">
        <w:t>QWidget</w:t>
      </w:r>
      <w:proofErr w:type="spellEnd"/>
      <w:r w:rsidRPr="001D18B7">
        <w:t>):</w:t>
      </w:r>
      <w:r w:rsidRPr="001D18B7">
        <w:br/>
        <w:t xml:space="preserve">    </w:t>
      </w:r>
      <w:proofErr w:type="spellStart"/>
      <w:r w:rsidRPr="001D18B7">
        <w:t>valueChanged</w:t>
      </w:r>
      <w:proofErr w:type="spellEnd"/>
      <w:r w:rsidRPr="001D18B7">
        <w:t xml:space="preserve"> = </w:t>
      </w:r>
      <w:proofErr w:type="spellStart"/>
      <w:r w:rsidRPr="001D18B7">
        <w:t>pyqtSignal</w:t>
      </w:r>
      <w:proofErr w:type="spellEnd"/>
      <w:r w:rsidRPr="001D18B7">
        <w:t>(</w:t>
      </w:r>
      <w:proofErr w:type="spellStart"/>
      <w:r w:rsidRPr="001D18B7">
        <w:t>object</w:t>
      </w:r>
      <w:proofErr w:type="spellEnd"/>
      <w:r>
        <w:t>)</w:t>
      </w:r>
      <w:r w:rsidRPr="001D18B7">
        <w:br/>
        <w:t xml:space="preserve">    </w:t>
      </w:r>
      <w:proofErr w:type="spellStart"/>
      <w:r w:rsidRPr="001D18B7">
        <w:t>def</w:t>
      </w:r>
      <w:proofErr w:type="spellEnd"/>
      <w:r w:rsidRPr="001D18B7">
        <w:t xml:space="preserve"> __</w:t>
      </w:r>
      <w:proofErr w:type="spellStart"/>
      <w:r w:rsidRPr="001D18B7">
        <w:t>init</w:t>
      </w:r>
      <w:proofErr w:type="spellEnd"/>
      <w:r w:rsidRPr="001D18B7">
        <w:t>__(</w:t>
      </w:r>
      <w:proofErr w:type="spellStart"/>
      <w:r w:rsidRPr="001D18B7">
        <w:t>self</w:t>
      </w:r>
      <w:proofErr w:type="spellEnd"/>
      <w:r w:rsidRPr="001D18B7">
        <w:t>):</w:t>
      </w:r>
      <w:r w:rsidRPr="001D18B7">
        <w:br/>
        <w:t xml:space="preserve">        </w:t>
      </w:r>
      <w:proofErr w:type="spellStart"/>
      <w:r w:rsidRPr="001D18B7">
        <w:t>super</w:t>
      </w:r>
      <w:proofErr w:type="spellEnd"/>
      <w:r w:rsidRPr="001D18B7">
        <w:t>(</w:t>
      </w:r>
      <w:proofErr w:type="spellStart"/>
      <w:r w:rsidRPr="001D18B7">
        <w:t>VariableWithSignal</w:t>
      </w:r>
      <w:proofErr w:type="spellEnd"/>
      <w:r w:rsidRPr="001D18B7">
        <w:t xml:space="preserve">, </w:t>
      </w:r>
      <w:proofErr w:type="spellStart"/>
      <w:r w:rsidRPr="001D18B7">
        <w:t>self</w:t>
      </w:r>
      <w:proofErr w:type="spellEnd"/>
      <w:r w:rsidRPr="001D18B7">
        <w:t>).__</w:t>
      </w:r>
      <w:proofErr w:type="spellStart"/>
      <w:r w:rsidRPr="001D18B7">
        <w:t>init</w:t>
      </w:r>
      <w:proofErr w:type="spellEnd"/>
      <w:r w:rsidRPr="001D18B7">
        <w:t>__()</w:t>
      </w:r>
      <w:r w:rsidRPr="001D18B7">
        <w:br/>
        <w:t xml:space="preserve">        </w:t>
      </w:r>
      <w:proofErr w:type="spellStart"/>
      <w:r w:rsidRPr="001D18B7">
        <w:t>self.text</w:t>
      </w:r>
      <w:proofErr w:type="spellEnd"/>
      <w:r w:rsidRPr="001D18B7">
        <w:t xml:space="preserve"> = ''</w:t>
      </w:r>
      <w:r w:rsidRPr="001D18B7">
        <w:br/>
      </w:r>
      <w:r w:rsidRPr="001D18B7">
        <w:br/>
        <w:t xml:space="preserve">    </w:t>
      </w:r>
      <w:proofErr w:type="spellStart"/>
      <w:r w:rsidRPr="001D18B7">
        <w:t>def</w:t>
      </w:r>
      <w:proofErr w:type="spellEnd"/>
      <w:r w:rsidRPr="001D18B7">
        <w:t xml:space="preserve"> </w:t>
      </w:r>
      <w:proofErr w:type="spellStart"/>
      <w:r w:rsidRPr="001D18B7">
        <w:t>setText</w:t>
      </w:r>
      <w:proofErr w:type="spellEnd"/>
      <w:r w:rsidRPr="001D18B7">
        <w:t>(</w:t>
      </w:r>
      <w:proofErr w:type="spellStart"/>
      <w:r w:rsidRPr="001D18B7">
        <w:t>self</w:t>
      </w:r>
      <w:proofErr w:type="spellEnd"/>
      <w:r w:rsidRPr="001D18B7">
        <w:t xml:space="preserve">, </w:t>
      </w:r>
      <w:proofErr w:type="spellStart"/>
      <w:r w:rsidRPr="001D18B7">
        <w:t>str</w:t>
      </w:r>
      <w:proofErr w:type="spellEnd"/>
      <w:r w:rsidRPr="001D18B7">
        <w:t>):</w:t>
      </w:r>
      <w:r w:rsidRPr="001D18B7">
        <w:br/>
        <w:t xml:space="preserve">        </w:t>
      </w:r>
      <w:proofErr w:type="spellStart"/>
      <w:r w:rsidRPr="001D18B7">
        <w:t>self.text</w:t>
      </w:r>
      <w:proofErr w:type="spellEnd"/>
      <w:r w:rsidRPr="001D18B7">
        <w:t xml:space="preserve"> = </w:t>
      </w:r>
      <w:proofErr w:type="spellStart"/>
      <w:r w:rsidRPr="001D18B7">
        <w:t>str</w:t>
      </w:r>
      <w:proofErr w:type="spellEnd"/>
      <w:r w:rsidRPr="001D18B7">
        <w:br/>
        <w:t xml:space="preserve">    # Объявление своего метода "геттера" свойства </w:t>
      </w:r>
      <w:proofErr w:type="spellStart"/>
      <w:r w:rsidRPr="001D18B7">
        <w:t>text</w:t>
      </w:r>
      <w:proofErr w:type="spellEnd"/>
      <w:r w:rsidRPr="001D18B7">
        <w:br/>
        <w:t xml:space="preserve">    @property</w:t>
      </w:r>
      <w:r w:rsidRPr="001D18B7">
        <w:br/>
        <w:t xml:space="preserve">    </w:t>
      </w:r>
      <w:proofErr w:type="spellStart"/>
      <w:r w:rsidRPr="001D18B7">
        <w:t>def</w:t>
      </w:r>
      <w:proofErr w:type="spellEnd"/>
      <w:r w:rsidRPr="001D18B7">
        <w:t xml:space="preserve"> </w:t>
      </w:r>
      <w:proofErr w:type="spellStart"/>
      <w:r w:rsidRPr="001D18B7">
        <w:t>text</w:t>
      </w:r>
      <w:proofErr w:type="spellEnd"/>
      <w:r w:rsidRPr="001D18B7">
        <w:t>(</w:t>
      </w:r>
      <w:proofErr w:type="spellStart"/>
      <w:r w:rsidRPr="001D18B7">
        <w:t>self</w:t>
      </w:r>
      <w:proofErr w:type="spellEnd"/>
      <w:r w:rsidRPr="001D18B7">
        <w:t>):</w:t>
      </w:r>
      <w:r w:rsidRPr="001D18B7">
        <w:br/>
        <w:t xml:space="preserve">        </w:t>
      </w:r>
      <w:proofErr w:type="spellStart"/>
      <w:r w:rsidRPr="001D18B7">
        <w:t>return</w:t>
      </w:r>
      <w:proofErr w:type="spellEnd"/>
      <w:r w:rsidRPr="001D18B7">
        <w:t xml:space="preserve"> </w:t>
      </w:r>
      <w:proofErr w:type="spellStart"/>
      <w:r w:rsidRPr="001D18B7">
        <w:t>self</w:t>
      </w:r>
      <w:proofErr w:type="spellEnd"/>
      <w:r w:rsidRPr="001D18B7">
        <w:t>._</w:t>
      </w:r>
      <w:proofErr w:type="spellStart"/>
      <w:r w:rsidRPr="001D18B7">
        <w:t>text</w:t>
      </w:r>
      <w:proofErr w:type="spellEnd"/>
      <w:r w:rsidRPr="001D18B7">
        <w:br/>
        <w:t xml:space="preserve">    # Объявление своего метода "сеттера" свойства </w:t>
      </w:r>
      <w:proofErr w:type="spellStart"/>
      <w:r w:rsidRPr="001D18B7">
        <w:t>text</w:t>
      </w:r>
      <w:proofErr w:type="spellEnd"/>
      <w:r w:rsidRPr="001D18B7">
        <w:t xml:space="preserve"> (нужно для отслеживания и активации сигнала)</w:t>
      </w:r>
      <w:r w:rsidRPr="001D18B7">
        <w:br/>
        <w:t xml:space="preserve">    @text.setter</w:t>
      </w:r>
      <w:r w:rsidRPr="001D18B7">
        <w:br/>
        <w:t xml:space="preserve">    </w:t>
      </w:r>
      <w:proofErr w:type="spellStart"/>
      <w:r w:rsidRPr="001D18B7">
        <w:t>def</w:t>
      </w:r>
      <w:proofErr w:type="spellEnd"/>
      <w:r w:rsidRPr="001D18B7">
        <w:t xml:space="preserve"> </w:t>
      </w:r>
      <w:proofErr w:type="spellStart"/>
      <w:r w:rsidRPr="001D18B7">
        <w:t>text</w:t>
      </w:r>
      <w:proofErr w:type="spellEnd"/>
      <w:r w:rsidRPr="001D18B7">
        <w:t>(</w:t>
      </w:r>
      <w:proofErr w:type="spellStart"/>
      <w:r w:rsidRPr="001D18B7">
        <w:t>self</w:t>
      </w:r>
      <w:proofErr w:type="spellEnd"/>
      <w:r w:rsidRPr="001D18B7">
        <w:t xml:space="preserve">, </w:t>
      </w:r>
      <w:proofErr w:type="spellStart"/>
      <w:r w:rsidRPr="001D18B7">
        <w:t>value</w:t>
      </w:r>
      <w:proofErr w:type="spellEnd"/>
      <w:r w:rsidRPr="001D18B7">
        <w:t>):</w:t>
      </w:r>
      <w:r w:rsidRPr="001D18B7">
        <w:br/>
        <w:t xml:space="preserve">        </w:t>
      </w:r>
      <w:proofErr w:type="spellStart"/>
      <w:r w:rsidRPr="001D18B7">
        <w:t>self</w:t>
      </w:r>
      <w:proofErr w:type="spellEnd"/>
      <w:r w:rsidRPr="001D18B7">
        <w:t>._</w:t>
      </w:r>
      <w:proofErr w:type="spellStart"/>
      <w:r w:rsidRPr="001D18B7">
        <w:t>text</w:t>
      </w:r>
      <w:proofErr w:type="spellEnd"/>
      <w:r w:rsidRPr="001D18B7">
        <w:t xml:space="preserve"> = </w:t>
      </w:r>
      <w:proofErr w:type="spellStart"/>
      <w:r w:rsidRPr="001D18B7">
        <w:t>value</w:t>
      </w:r>
      <w:proofErr w:type="spellEnd"/>
      <w:r w:rsidRPr="001D18B7">
        <w:br/>
        <w:t xml:space="preserve">        </w:t>
      </w:r>
      <w:proofErr w:type="spellStart"/>
      <w:r w:rsidRPr="001D18B7">
        <w:t>self.valueChanged.emit</w:t>
      </w:r>
      <w:proofErr w:type="spellEnd"/>
      <w:r w:rsidRPr="001D18B7">
        <w:t>(</w:t>
      </w:r>
      <w:proofErr w:type="spellStart"/>
      <w:r w:rsidRPr="001D18B7">
        <w:t>value</w:t>
      </w:r>
      <w:proofErr w:type="spellEnd"/>
      <w:r w:rsidRPr="001D18B7">
        <w:t>)</w:t>
      </w:r>
      <w:r w:rsidRPr="001D18B7">
        <w:br/>
      </w:r>
      <w:r w:rsidRPr="001D18B7">
        <w:br/>
      </w:r>
      <w:r w:rsidRPr="001D18B7">
        <w:br/>
        <w:t xml:space="preserve">DIFFICULTY = </w:t>
      </w:r>
      <w:proofErr w:type="spellStart"/>
      <w:r w:rsidRPr="001D18B7">
        <w:t>VariableWithSignal</w:t>
      </w:r>
      <w:proofErr w:type="spellEnd"/>
      <w:r w:rsidRPr="001D18B7">
        <w:t>()</w:t>
      </w:r>
      <w:r w:rsidRPr="001D18B7">
        <w:br/>
      </w:r>
      <w:proofErr w:type="spellStart"/>
      <w:r w:rsidRPr="001D18B7">
        <w:t>DIFFICULTY.text</w:t>
      </w:r>
      <w:proofErr w:type="spellEnd"/>
      <w:r w:rsidRPr="001D18B7">
        <w:t xml:space="preserve"> = 'EASY'</w:t>
      </w:r>
      <w:r w:rsidRPr="001D18B7">
        <w:br/>
        <w:t xml:space="preserve">CURRENT_LEVEL_NUMBER = </w:t>
      </w:r>
      <w:proofErr w:type="spellStart"/>
      <w:r w:rsidRPr="001D18B7">
        <w:t>VariableWithSignal</w:t>
      </w:r>
      <w:proofErr w:type="spellEnd"/>
      <w:r w:rsidRPr="001D18B7">
        <w:t>()</w:t>
      </w:r>
      <w:r w:rsidRPr="001D18B7">
        <w:br/>
      </w:r>
      <w:proofErr w:type="spellStart"/>
      <w:r w:rsidRPr="001D18B7">
        <w:t>CURRENT_LEVEL_NUMBER.text</w:t>
      </w:r>
      <w:proofErr w:type="spellEnd"/>
      <w:r w:rsidRPr="001D18B7">
        <w:t xml:space="preserve"> = 1</w:t>
      </w:r>
      <w:r w:rsidRPr="001D18B7">
        <w:br/>
        <w:t xml:space="preserve">CURRENT_WINDOW = </w:t>
      </w:r>
      <w:proofErr w:type="spellStart"/>
      <w:r w:rsidRPr="001D18B7">
        <w:t>VariableWithSignal</w:t>
      </w:r>
      <w:proofErr w:type="spellEnd"/>
      <w:r w:rsidRPr="001D18B7">
        <w:t>()</w:t>
      </w:r>
      <w:r w:rsidRPr="001D18B7">
        <w:br/>
      </w:r>
      <w:proofErr w:type="spellStart"/>
      <w:r w:rsidRPr="001D18B7">
        <w:lastRenderedPageBreak/>
        <w:t>CURRENT_WINDOW.text</w:t>
      </w:r>
      <w:proofErr w:type="spellEnd"/>
      <w:r w:rsidRPr="001D18B7">
        <w:t xml:space="preserve"> = '</w:t>
      </w:r>
      <w:proofErr w:type="spellStart"/>
      <w:r w:rsidRPr="001D18B7">
        <w:t>MainMenu</w:t>
      </w:r>
      <w:proofErr w:type="spellEnd"/>
      <w:r w:rsidRPr="001D18B7">
        <w:t>'</w:t>
      </w:r>
      <w:r w:rsidRPr="001D18B7">
        <w:br/>
        <w:t># Гениальный костыль для интерфейса во многом. Словарь подошел как нельзя кстати</w:t>
      </w:r>
      <w:r w:rsidRPr="001D18B7">
        <w:br/>
      </w:r>
      <w:proofErr w:type="spellStart"/>
      <w:r w:rsidRPr="001D18B7">
        <w:t>difficulty_translator</w:t>
      </w:r>
      <w:proofErr w:type="spellEnd"/>
      <w:r w:rsidRPr="001D18B7">
        <w:t xml:space="preserve"> = {'EASY': 'ПРОСТАЯ', 'MEDIUM': 'СРЕДНЯЯ', 'HARD': 'ВЫСОКАЯ'}</w:t>
      </w:r>
    </w:p>
    <w:p w14:paraId="019FDDB1" w14:textId="77777777" w:rsidR="00E96697" w:rsidRPr="00A50752" w:rsidRDefault="00E96697" w:rsidP="00E96697">
      <w:pPr>
        <w:rPr>
          <w:rFonts w:ascii="Times New Roman" w:hAnsi="Times New Roman" w:cs="Times New Roman"/>
          <w:b/>
          <w:sz w:val="28"/>
          <w:szCs w:val="32"/>
        </w:rPr>
      </w:pPr>
      <w:r w:rsidRPr="00526E5C">
        <w:rPr>
          <w:rFonts w:ascii="Times New Roman" w:hAnsi="Times New Roman" w:cs="Times New Roman"/>
          <w:b/>
          <w:sz w:val="28"/>
          <w:szCs w:val="32"/>
          <w:lang w:val="en-US"/>
        </w:rPr>
        <w:t>Level</w:t>
      </w:r>
      <w:r w:rsidRPr="00A50752">
        <w:rPr>
          <w:rFonts w:ascii="Times New Roman" w:hAnsi="Times New Roman" w:cs="Times New Roman"/>
          <w:b/>
          <w:sz w:val="28"/>
          <w:szCs w:val="32"/>
        </w:rPr>
        <w:t>_</w:t>
      </w:r>
      <w:r w:rsidRPr="00526E5C">
        <w:rPr>
          <w:rFonts w:ascii="Times New Roman" w:hAnsi="Times New Roman" w:cs="Times New Roman"/>
          <w:b/>
          <w:sz w:val="28"/>
          <w:szCs w:val="32"/>
          <w:lang w:val="en-US"/>
        </w:rPr>
        <w:t>sample</w:t>
      </w:r>
      <w:r w:rsidRPr="00A50752">
        <w:rPr>
          <w:rFonts w:ascii="Times New Roman" w:hAnsi="Times New Roman" w:cs="Times New Roman"/>
          <w:b/>
          <w:sz w:val="28"/>
          <w:szCs w:val="32"/>
        </w:rPr>
        <w:t>.</w:t>
      </w:r>
      <w:proofErr w:type="spellStart"/>
      <w:r w:rsidRPr="00526E5C">
        <w:rPr>
          <w:rFonts w:ascii="Times New Roman" w:hAnsi="Times New Roman" w:cs="Times New Roman"/>
          <w:b/>
          <w:sz w:val="28"/>
          <w:szCs w:val="32"/>
          <w:lang w:val="en-US"/>
        </w:rPr>
        <w:t>py</w:t>
      </w:r>
      <w:proofErr w:type="spellEnd"/>
    </w:p>
    <w:p w14:paraId="6D088E17" w14:textId="77777777" w:rsidR="00E96697" w:rsidRPr="001D18B7" w:rsidRDefault="00E96697" w:rsidP="00E96697">
      <w:r w:rsidRPr="001D18B7">
        <w:t># Шаблон уровня</w:t>
      </w:r>
      <w:r w:rsidRPr="001D18B7">
        <w:br/>
      </w:r>
      <w:proofErr w:type="spellStart"/>
      <w:r w:rsidRPr="001D18B7">
        <w:t>class</w:t>
      </w:r>
      <w:proofErr w:type="spellEnd"/>
      <w:r w:rsidRPr="001D18B7">
        <w:t xml:space="preserve"> Level:</w:t>
      </w:r>
      <w:r w:rsidRPr="001D18B7">
        <w:br/>
        <w:t xml:space="preserve">    # Объявление некоторых переменных, отвечающих за прохождение и наполнение каждого из </w:t>
      </w:r>
      <w:proofErr w:type="spellStart"/>
      <w:r w:rsidRPr="001D18B7">
        <w:t>урвоней</w:t>
      </w:r>
      <w:proofErr w:type="spellEnd"/>
      <w:r w:rsidRPr="001D18B7">
        <w:br/>
        <w:t xml:space="preserve">    </w:t>
      </w:r>
      <w:proofErr w:type="spellStart"/>
      <w:r w:rsidRPr="001D18B7">
        <w:t>def</w:t>
      </w:r>
      <w:proofErr w:type="spellEnd"/>
      <w:r w:rsidRPr="001D18B7">
        <w:t xml:space="preserve"> __</w:t>
      </w:r>
      <w:proofErr w:type="spellStart"/>
      <w:r w:rsidRPr="001D18B7">
        <w:t>init</w:t>
      </w:r>
      <w:proofErr w:type="spellEnd"/>
      <w:r w:rsidRPr="001D18B7">
        <w:t>__(</w:t>
      </w:r>
      <w:proofErr w:type="spellStart"/>
      <w:r w:rsidRPr="001D18B7">
        <w:t>self</w:t>
      </w:r>
      <w:proofErr w:type="spellEnd"/>
      <w:r w:rsidRPr="001D18B7">
        <w:t xml:space="preserve">, </w:t>
      </w:r>
      <w:proofErr w:type="spellStart"/>
      <w:r w:rsidRPr="001D18B7">
        <w:t>vertices_positions</w:t>
      </w:r>
      <w:proofErr w:type="spellEnd"/>
      <w:r w:rsidRPr="001D18B7">
        <w:t xml:space="preserve">, </w:t>
      </w:r>
      <w:proofErr w:type="spellStart"/>
      <w:r w:rsidRPr="001D18B7">
        <w:t>edges_list</w:t>
      </w:r>
      <w:proofErr w:type="spellEnd"/>
      <w:r w:rsidRPr="001D18B7">
        <w:t>):</w:t>
      </w:r>
      <w:r w:rsidRPr="001D18B7">
        <w:br/>
        <w:t xml:space="preserve">        </w:t>
      </w:r>
      <w:proofErr w:type="spellStart"/>
      <w:r w:rsidRPr="001D18B7">
        <w:t>self.vertices_positions</w:t>
      </w:r>
      <w:proofErr w:type="spellEnd"/>
      <w:r w:rsidRPr="001D18B7">
        <w:t xml:space="preserve"> = </w:t>
      </w:r>
      <w:proofErr w:type="spellStart"/>
      <w:r w:rsidRPr="001D18B7">
        <w:t>vertices_positions</w:t>
      </w:r>
      <w:proofErr w:type="spellEnd"/>
      <w:r w:rsidRPr="001D18B7">
        <w:br/>
        <w:t xml:space="preserve">        </w:t>
      </w:r>
      <w:proofErr w:type="spellStart"/>
      <w:r w:rsidRPr="001D18B7">
        <w:t>self.edges_list</w:t>
      </w:r>
      <w:proofErr w:type="spellEnd"/>
      <w:r w:rsidRPr="001D18B7">
        <w:t xml:space="preserve"> = </w:t>
      </w:r>
      <w:proofErr w:type="spellStart"/>
      <w:r w:rsidRPr="001D18B7">
        <w:t>edges_list</w:t>
      </w:r>
      <w:proofErr w:type="spellEnd"/>
      <w:r w:rsidRPr="001D18B7">
        <w:br/>
        <w:t xml:space="preserve">        </w:t>
      </w:r>
      <w:proofErr w:type="spellStart"/>
      <w:r w:rsidRPr="001D18B7">
        <w:t>self.edges_positions_list</w:t>
      </w:r>
      <w:proofErr w:type="spellEnd"/>
      <w:r w:rsidRPr="001D18B7">
        <w:t xml:space="preserve"> = </w:t>
      </w:r>
      <w:proofErr w:type="spellStart"/>
      <w:r w:rsidRPr="001D18B7">
        <w:t>calculate_edges_positions_list</w:t>
      </w:r>
      <w:proofErr w:type="spellEnd"/>
      <w:r w:rsidRPr="001D18B7">
        <w:t>(</w:t>
      </w:r>
      <w:proofErr w:type="spellStart"/>
      <w:r w:rsidRPr="001D18B7">
        <w:t>self.vertices_positions</w:t>
      </w:r>
      <w:proofErr w:type="spellEnd"/>
      <w:r w:rsidRPr="001D18B7">
        <w:t xml:space="preserve">, </w:t>
      </w:r>
      <w:proofErr w:type="spellStart"/>
      <w:r w:rsidRPr="001D18B7">
        <w:t>self.edges_list</w:t>
      </w:r>
      <w:proofErr w:type="spellEnd"/>
      <w:r w:rsidRPr="001D18B7">
        <w:t>)</w:t>
      </w:r>
      <w:r w:rsidRPr="001D18B7">
        <w:br/>
        <w:t xml:space="preserve">        </w:t>
      </w:r>
      <w:proofErr w:type="spellStart"/>
      <w:r w:rsidRPr="001D18B7">
        <w:t>self.bypassed_edges</w:t>
      </w:r>
      <w:proofErr w:type="spellEnd"/>
      <w:r w:rsidRPr="001D18B7">
        <w:t xml:space="preserve"> = []</w:t>
      </w:r>
      <w:r w:rsidRPr="001D18B7">
        <w:br/>
        <w:t xml:space="preserve">        </w:t>
      </w:r>
      <w:proofErr w:type="spellStart"/>
      <w:r w:rsidRPr="001D18B7">
        <w:t>self.current_painted_vertex</w:t>
      </w:r>
      <w:proofErr w:type="spellEnd"/>
      <w:r w:rsidRPr="001D18B7">
        <w:t xml:space="preserve"> = -1</w:t>
      </w:r>
      <w:r w:rsidRPr="001D18B7">
        <w:br/>
        <w:t xml:space="preserve">        </w:t>
      </w:r>
      <w:proofErr w:type="spellStart"/>
      <w:r w:rsidRPr="001D18B7">
        <w:t>self.previous_painted_vertex</w:t>
      </w:r>
      <w:proofErr w:type="spellEnd"/>
      <w:r w:rsidRPr="001D18B7">
        <w:t xml:space="preserve"> = -1</w:t>
      </w:r>
      <w:r w:rsidRPr="001D18B7">
        <w:br/>
      </w:r>
      <w:r w:rsidRPr="001D18B7">
        <w:br/>
        <w:t xml:space="preserve">    # Проверка того, что заданное ребро имеется в списке ребер</w:t>
      </w:r>
      <w:r w:rsidRPr="001D18B7">
        <w:br/>
        <w:t xml:space="preserve">    </w:t>
      </w:r>
      <w:proofErr w:type="spellStart"/>
      <w:r w:rsidRPr="001D18B7">
        <w:t>def</w:t>
      </w:r>
      <w:proofErr w:type="spellEnd"/>
      <w:r w:rsidRPr="001D18B7">
        <w:t xml:space="preserve"> </w:t>
      </w:r>
      <w:proofErr w:type="spellStart"/>
      <w:r w:rsidRPr="001D18B7">
        <w:t>edge_exists</w:t>
      </w:r>
      <w:proofErr w:type="spellEnd"/>
      <w:r w:rsidRPr="001D18B7">
        <w:t>(</w:t>
      </w:r>
      <w:proofErr w:type="spellStart"/>
      <w:r w:rsidRPr="001D18B7">
        <w:t>self</w:t>
      </w:r>
      <w:proofErr w:type="spellEnd"/>
      <w:r w:rsidRPr="001D18B7">
        <w:t xml:space="preserve">, </w:t>
      </w:r>
      <w:proofErr w:type="spellStart"/>
      <w:r w:rsidRPr="001D18B7">
        <w:t>edge</w:t>
      </w:r>
      <w:proofErr w:type="spellEnd"/>
      <w:r w:rsidRPr="001D18B7">
        <w:t>):</w:t>
      </w:r>
      <w:r w:rsidRPr="001D18B7">
        <w:br/>
        <w:t xml:space="preserve">        </w:t>
      </w:r>
      <w:proofErr w:type="spellStart"/>
      <w:r w:rsidRPr="001D18B7">
        <w:t>return</w:t>
      </w:r>
      <w:proofErr w:type="spellEnd"/>
      <w:r w:rsidRPr="001D18B7">
        <w:t xml:space="preserve"> </w:t>
      </w:r>
      <w:proofErr w:type="spellStart"/>
      <w:r w:rsidRPr="001D18B7">
        <w:t>edge</w:t>
      </w:r>
      <w:proofErr w:type="spellEnd"/>
      <w:r w:rsidRPr="001D18B7">
        <w:t xml:space="preserve"> </w:t>
      </w:r>
      <w:proofErr w:type="spellStart"/>
      <w:r w:rsidRPr="001D18B7">
        <w:t>in</w:t>
      </w:r>
      <w:proofErr w:type="spellEnd"/>
      <w:r w:rsidRPr="001D18B7">
        <w:t xml:space="preserve"> </w:t>
      </w:r>
      <w:proofErr w:type="spellStart"/>
      <w:r w:rsidRPr="001D18B7">
        <w:t>self.edges_list</w:t>
      </w:r>
      <w:proofErr w:type="spellEnd"/>
      <w:r w:rsidRPr="001D18B7">
        <w:br/>
      </w:r>
      <w:r w:rsidRPr="001D18B7">
        <w:br/>
        <w:t xml:space="preserve">    # Проверка существования вершины графа (разница между заданной координатой и пройденной пользователем может быть</w:t>
      </w:r>
      <w:r w:rsidRPr="001D18B7">
        <w:br/>
        <w:t xml:space="preserve">    # чуть больше нуля, поскольку вершины графа изображаются кругом с некоторым радиусом (a/2)</w:t>
      </w:r>
      <w:r w:rsidRPr="001D18B7">
        <w:br/>
        <w:t xml:space="preserve">    # В случае нахождения такой вершины возвращает ее номер в списке вершин, иначе -1</w:t>
      </w:r>
      <w:r w:rsidRPr="001D18B7">
        <w:br/>
        <w:t xml:space="preserve">    </w:t>
      </w:r>
      <w:proofErr w:type="spellStart"/>
      <w:r w:rsidRPr="001D18B7">
        <w:t>def</w:t>
      </w:r>
      <w:proofErr w:type="spellEnd"/>
      <w:r w:rsidRPr="001D18B7">
        <w:t xml:space="preserve"> </w:t>
      </w:r>
      <w:proofErr w:type="spellStart"/>
      <w:r w:rsidRPr="001D18B7">
        <w:t>vertex_exists</w:t>
      </w:r>
      <w:proofErr w:type="spellEnd"/>
      <w:r w:rsidRPr="001D18B7">
        <w:t>(</w:t>
      </w:r>
      <w:proofErr w:type="spellStart"/>
      <w:r w:rsidRPr="001D18B7">
        <w:t>self</w:t>
      </w:r>
      <w:proofErr w:type="spellEnd"/>
      <w:r w:rsidRPr="001D18B7">
        <w:t xml:space="preserve">, </w:t>
      </w:r>
      <w:proofErr w:type="spellStart"/>
      <w:r w:rsidRPr="001D18B7">
        <w:t>vertex_x</w:t>
      </w:r>
      <w:proofErr w:type="spellEnd"/>
      <w:r w:rsidRPr="001D18B7">
        <w:t xml:space="preserve">, </w:t>
      </w:r>
      <w:proofErr w:type="spellStart"/>
      <w:r w:rsidRPr="001D18B7">
        <w:t>vertex_y</w:t>
      </w:r>
      <w:proofErr w:type="spellEnd"/>
      <w:r w:rsidRPr="001D18B7">
        <w:t>):</w:t>
      </w:r>
      <w:r w:rsidRPr="001D18B7">
        <w:br/>
        <w:t xml:space="preserve">        </w:t>
      </w:r>
      <w:proofErr w:type="spellStart"/>
      <w:r w:rsidRPr="001D18B7">
        <w:t>for</w:t>
      </w:r>
      <w:proofErr w:type="spellEnd"/>
      <w:r w:rsidRPr="001D18B7">
        <w:t xml:space="preserve"> i </w:t>
      </w:r>
      <w:proofErr w:type="spellStart"/>
      <w:r w:rsidRPr="001D18B7">
        <w:t>in</w:t>
      </w:r>
      <w:proofErr w:type="spellEnd"/>
      <w:r w:rsidRPr="001D18B7">
        <w:t xml:space="preserve"> </w:t>
      </w:r>
      <w:proofErr w:type="spellStart"/>
      <w:r w:rsidRPr="001D18B7">
        <w:t>range</w:t>
      </w:r>
      <w:proofErr w:type="spellEnd"/>
      <w:r w:rsidRPr="001D18B7">
        <w:t>(</w:t>
      </w:r>
      <w:proofErr w:type="spellStart"/>
      <w:r w:rsidRPr="001D18B7">
        <w:t>len</w:t>
      </w:r>
      <w:proofErr w:type="spellEnd"/>
      <w:r w:rsidRPr="001D18B7">
        <w:t>(</w:t>
      </w:r>
      <w:proofErr w:type="spellStart"/>
      <w:r w:rsidRPr="001D18B7">
        <w:t>self.vertices_positions</w:t>
      </w:r>
      <w:proofErr w:type="spellEnd"/>
      <w:r w:rsidRPr="001D18B7">
        <w:t>)):</w:t>
      </w:r>
      <w:r w:rsidRPr="001D18B7">
        <w:br/>
        <w:t xml:space="preserve">            </w:t>
      </w:r>
      <w:proofErr w:type="spellStart"/>
      <w:r w:rsidRPr="001D18B7">
        <w:t>vertex</w:t>
      </w:r>
      <w:proofErr w:type="spellEnd"/>
      <w:r w:rsidRPr="001D18B7">
        <w:t xml:space="preserve"> = </w:t>
      </w:r>
      <w:proofErr w:type="spellStart"/>
      <w:r w:rsidRPr="001D18B7">
        <w:t>self.vertices_positions</w:t>
      </w:r>
      <w:proofErr w:type="spellEnd"/>
      <w:r w:rsidRPr="001D18B7">
        <w:t>[i]</w:t>
      </w:r>
      <w:r w:rsidRPr="001D18B7">
        <w:br/>
        <w:t xml:space="preserve">            </w:t>
      </w:r>
      <w:proofErr w:type="spellStart"/>
      <w:r w:rsidRPr="001D18B7">
        <w:t>if</w:t>
      </w:r>
      <w:proofErr w:type="spellEnd"/>
      <w:r w:rsidRPr="001D18B7">
        <w:t xml:space="preserve"> </w:t>
      </w:r>
      <w:proofErr w:type="spellStart"/>
      <w:r w:rsidRPr="001D18B7">
        <w:t>abs</w:t>
      </w:r>
      <w:proofErr w:type="spellEnd"/>
      <w:r w:rsidRPr="001D18B7">
        <w:t>(</w:t>
      </w:r>
      <w:proofErr w:type="spellStart"/>
      <w:r w:rsidRPr="001D18B7">
        <w:t>vertex</w:t>
      </w:r>
      <w:proofErr w:type="spellEnd"/>
      <w:r w:rsidRPr="001D18B7">
        <w:t xml:space="preserve">[0] - </w:t>
      </w:r>
      <w:proofErr w:type="spellStart"/>
      <w:r w:rsidRPr="001D18B7">
        <w:t>vertex_x</w:t>
      </w:r>
      <w:proofErr w:type="spellEnd"/>
      <w:r w:rsidRPr="001D18B7">
        <w:t xml:space="preserve">) &lt;= 15 </w:t>
      </w:r>
      <w:proofErr w:type="spellStart"/>
      <w:r w:rsidRPr="001D18B7">
        <w:t>and</w:t>
      </w:r>
      <w:proofErr w:type="spellEnd"/>
      <w:r w:rsidRPr="001D18B7">
        <w:t xml:space="preserve"> </w:t>
      </w:r>
      <w:proofErr w:type="spellStart"/>
      <w:r w:rsidRPr="001D18B7">
        <w:t>abs</w:t>
      </w:r>
      <w:proofErr w:type="spellEnd"/>
      <w:r w:rsidRPr="001D18B7">
        <w:t>(</w:t>
      </w:r>
      <w:proofErr w:type="spellStart"/>
      <w:r w:rsidRPr="001D18B7">
        <w:t>vertex</w:t>
      </w:r>
      <w:proofErr w:type="spellEnd"/>
      <w:r w:rsidRPr="001D18B7">
        <w:t xml:space="preserve">[1] - </w:t>
      </w:r>
      <w:proofErr w:type="spellStart"/>
      <w:r w:rsidRPr="001D18B7">
        <w:t>vertex_y</w:t>
      </w:r>
      <w:proofErr w:type="spellEnd"/>
      <w:r w:rsidRPr="001D18B7">
        <w:t>) &lt;= 15:</w:t>
      </w:r>
      <w:r w:rsidRPr="001D18B7">
        <w:br/>
        <w:t xml:space="preserve">                </w:t>
      </w:r>
      <w:proofErr w:type="spellStart"/>
      <w:r w:rsidRPr="001D18B7">
        <w:t>return</w:t>
      </w:r>
      <w:proofErr w:type="spellEnd"/>
      <w:r w:rsidRPr="001D18B7">
        <w:t xml:space="preserve"> i</w:t>
      </w:r>
      <w:r w:rsidRPr="001D18B7">
        <w:br/>
        <w:t xml:space="preserve">        </w:t>
      </w:r>
      <w:proofErr w:type="spellStart"/>
      <w:r w:rsidRPr="001D18B7">
        <w:t>return</w:t>
      </w:r>
      <w:proofErr w:type="spellEnd"/>
      <w:r w:rsidRPr="001D18B7">
        <w:t xml:space="preserve"> -</w:t>
      </w:r>
      <w:r>
        <w:t>1</w:t>
      </w:r>
      <w:r w:rsidRPr="001D18B7">
        <w:br/>
      </w:r>
      <w:r w:rsidRPr="001D18B7">
        <w:br/>
        <w:t># эта функция пишет координаты</w:t>
      </w:r>
      <w:r w:rsidRPr="001D18B7">
        <w:br/>
        <w:t># (координаты начальной и конечной точки)</w:t>
      </w:r>
      <w:r w:rsidRPr="001D18B7">
        <w:br/>
      </w:r>
      <w:proofErr w:type="spellStart"/>
      <w:r w:rsidRPr="001D18B7">
        <w:t>def</w:t>
      </w:r>
      <w:proofErr w:type="spellEnd"/>
      <w:r w:rsidRPr="001D18B7">
        <w:t xml:space="preserve"> </w:t>
      </w:r>
      <w:proofErr w:type="spellStart"/>
      <w:r w:rsidRPr="001D18B7">
        <w:t>calculate_edges_positions_list</w:t>
      </w:r>
      <w:proofErr w:type="spellEnd"/>
      <w:r w:rsidRPr="001D18B7">
        <w:t>(</w:t>
      </w:r>
      <w:proofErr w:type="spellStart"/>
      <w:r w:rsidRPr="001D18B7">
        <w:t>vertices_positions</w:t>
      </w:r>
      <w:proofErr w:type="spellEnd"/>
      <w:r w:rsidRPr="001D18B7">
        <w:t xml:space="preserve">, </w:t>
      </w:r>
      <w:proofErr w:type="spellStart"/>
      <w:r w:rsidRPr="001D18B7">
        <w:t>edges_list</w:t>
      </w:r>
      <w:proofErr w:type="spellEnd"/>
      <w:r w:rsidRPr="001D18B7">
        <w:t>):</w:t>
      </w:r>
      <w:r w:rsidRPr="001D18B7">
        <w:br/>
        <w:t xml:space="preserve">    </w:t>
      </w:r>
      <w:proofErr w:type="spellStart"/>
      <w:r w:rsidRPr="001D18B7">
        <w:t>edges_positions_list</w:t>
      </w:r>
      <w:proofErr w:type="spellEnd"/>
      <w:r w:rsidRPr="001D18B7">
        <w:t xml:space="preserve"> = []</w:t>
      </w:r>
      <w:r w:rsidRPr="001D18B7">
        <w:br/>
        <w:t xml:space="preserve">    </w:t>
      </w:r>
      <w:proofErr w:type="spellStart"/>
      <w:r w:rsidRPr="001D18B7">
        <w:t>for</w:t>
      </w:r>
      <w:proofErr w:type="spellEnd"/>
      <w:r w:rsidRPr="001D18B7">
        <w:t xml:space="preserve"> </w:t>
      </w:r>
      <w:proofErr w:type="spellStart"/>
      <w:r w:rsidRPr="001D18B7">
        <w:t>edge</w:t>
      </w:r>
      <w:proofErr w:type="spellEnd"/>
      <w:r w:rsidRPr="001D18B7">
        <w:t xml:space="preserve"> </w:t>
      </w:r>
      <w:proofErr w:type="spellStart"/>
      <w:r w:rsidRPr="001D18B7">
        <w:t>in</w:t>
      </w:r>
      <w:proofErr w:type="spellEnd"/>
      <w:r w:rsidRPr="001D18B7">
        <w:t xml:space="preserve"> </w:t>
      </w:r>
      <w:proofErr w:type="spellStart"/>
      <w:r w:rsidRPr="001D18B7">
        <w:t>edges_list</w:t>
      </w:r>
      <w:proofErr w:type="spellEnd"/>
      <w:r w:rsidRPr="001D18B7">
        <w:t>:</w:t>
      </w:r>
      <w:r w:rsidRPr="001D18B7">
        <w:br/>
        <w:t xml:space="preserve">        </w:t>
      </w:r>
      <w:proofErr w:type="spellStart"/>
      <w:r w:rsidRPr="001D18B7">
        <w:t>edges_positions_list.append</w:t>
      </w:r>
      <w:proofErr w:type="spellEnd"/>
      <w:r w:rsidRPr="001D18B7">
        <w:t>(</w:t>
      </w:r>
      <w:proofErr w:type="spellStart"/>
      <w:r w:rsidRPr="001D18B7">
        <w:t>vertices_positions</w:t>
      </w:r>
      <w:proofErr w:type="spellEnd"/>
      <w:r w:rsidRPr="001D18B7">
        <w:t>[</w:t>
      </w:r>
      <w:proofErr w:type="spellStart"/>
      <w:r w:rsidRPr="001D18B7">
        <w:t>edge</w:t>
      </w:r>
      <w:proofErr w:type="spellEnd"/>
      <w:r w:rsidRPr="001D18B7">
        <w:t xml:space="preserve">[0]] + </w:t>
      </w:r>
      <w:proofErr w:type="spellStart"/>
      <w:r w:rsidRPr="001D18B7">
        <w:t>vertices_positions</w:t>
      </w:r>
      <w:proofErr w:type="spellEnd"/>
      <w:r w:rsidRPr="001D18B7">
        <w:t>[</w:t>
      </w:r>
      <w:proofErr w:type="spellStart"/>
      <w:r w:rsidRPr="001D18B7">
        <w:t>edge</w:t>
      </w:r>
      <w:proofErr w:type="spellEnd"/>
      <w:r w:rsidRPr="001D18B7">
        <w:t>[1]])</w:t>
      </w:r>
      <w:r w:rsidRPr="001D18B7">
        <w:br/>
        <w:t xml:space="preserve">    </w:t>
      </w:r>
      <w:proofErr w:type="spellStart"/>
      <w:r w:rsidRPr="001D18B7">
        <w:t>return</w:t>
      </w:r>
      <w:proofErr w:type="spellEnd"/>
      <w:r w:rsidRPr="001D18B7">
        <w:t xml:space="preserve"> </w:t>
      </w:r>
      <w:proofErr w:type="spellStart"/>
      <w:r w:rsidRPr="001D18B7">
        <w:t>edges_positions_list</w:t>
      </w:r>
      <w:proofErr w:type="spellEnd"/>
    </w:p>
    <w:p w14:paraId="7C3FEA6F" w14:textId="77777777" w:rsidR="00E96697" w:rsidRDefault="00E96697" w:rsidP="00E96697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Levels.py</w:t>
      </w:r>
    </w:p>
    <w:p w14:paraId="3B11A739" w14:textId="77777777" w:rsidR="00E96697" w:rsidRPr="00490D31" w:rsidRDefault="00E96697" w:rsidP="00E96697">
      <w:pPr>
        <w:rPr>
          <w:lang w:val="en-US"/>
        </w:rPr>
      </w:pPr>
      <w:r w:rsidRPr="00490D31">
        <w:rPr>
          <w:lang w:val="en-US"/>
        </w:rPr>
        <w:t xml:space="preserve">from </w:t>
      </w:r>
      <w:proofErr w:type="spellStart"/>
      <w:r w:rsidRPr="00490D31">
        <w:rPr>
          <w:lang w:val="en-US"/>
        </w:rPr>
        <w:t>core.level_sample</w:t>
      </w:r>
      <w:proofErr w:type="spellEnd"/>
      <w:r w:rsidRPr="00490D31">
        <w:rPr>
          <w:lang w:val="en-US"/>
        </w:rPr>
        <w:t xml:space="preserve"> import Level as Level</w:t>
      </w:r>
      <w:r w:rsidRPr="00490D31">
        <w:rPr>
          <w:lang w:val="en-US"/>
        </w:rPr>
        <w:br/>
      </w:r>
      <w:r w:rsidRPr="00490D31">
        <w:rPr>
          <w:lang w:val="en-US"/>
        </w:rPr>
        <w:br/>
        <w:t xml:space="preserve"># </w:t>
      </w:r>
      <w:r w:rsidRPr="001D18B7">
        <w:t>Описание</w:t>
      </w:r>
      <w:r w:rsidRPr="00490D31">
        <w:rPr>
          <w:lang w:val="en-US"/>
        </w:rPr>
        <w:t xml:space="preserve"> </w:t>
      </w:r>
      <w:r w:rsidRPr="001D18B7">
        <w:t>всех</w:t>
      </w:r>
      <w:r w:rsidRPr="00490D31">
        <w:rPr>
          <w:lang w:val="en-US"/>
        </w:rPr>
        <w:t xml:space="preserve"> </w:t>
      </w:r>
      <w:proofErr w:type="spellStart"/>
      <w:r w:rsidRPr="001D18B7">
        <w:t>уроовней</w:t>
      </w:r>
      <w:proofErr w:type="spellEnd"/>
      <w:r w:rsidRPr="00490D31">
        <w:rPr>
          <w:lang w:val="en-US"/>
        </w:rPr>
        <w:t xml:space="preserve"> </w:t>
      </w:r>
      <w:r w:rsidRPr="001D18B7">
        <w:t>в</w:t>
      </w:r>
      <w:r w:rsidRPr="00490D31">
        <w:rPr>
          <w:lang w:val="en-US"/>
        </w:rPr>
        <w:t xml:space="preserve"> </w:t>
      </w:r>
      <w:r w:rsidRPr="001D18B7">
        <w:t>игре</w:t>
      </w:r>
      <w:r w:rsidRPr="00490D31">
        <w:rPr>
          <w:lang w:val="en-US"/>
        </w:rPr>
        <w:br/>
        <w:t># Level ([(</w:t>
      </w:r>
      <w:proofErr w:type="spellStart"/>
      <w:r w:rsidRPr="00490D31">
        <w:rPr>
          <w:lang w:val="en-US"/>
        </w:rPr>
        <w:t>vertex_x</w:t>
      </w:r>
      <w:proofErr w:type="spellEnd"/>
      <w:r w:rsidRPr="00490D31">
        <w:rPr>
          <w:lang w:val="en-US"/>
        </w:rPr>
        <w:t xml:space="preserve">, </w:t>
      </w:r>
      <w:proofErr w:type="spellStart"/>
      <w:r w:rsidRPr="00490D31">
        <w:rPr>
          <w:lang w:val="en-US"/>
        </w:rPr>
        <w:t>vertex_y</w:t>
      </w:r>
      <w:proofErr w:type="spellEnd"/>
      <w:r w:rsidRPr="00490D31">
        <w:rPr>
          <w:lang w:val="en-US"/>
        </w:rPr>
        <w:t>)], [(</w:t>
      </w:r>
      <w:proofErr w:type="spellStart"/>
      <w:r w:rsidRPr="00490D31">
        <w:rPr>
          <w:lang w:val="en-US"/>
        </w:rPr>
        <w:t>vertex_number</w:t>
      </w:r>
      <w:proofErr w:type="spellEnd"/>
      <w:r w:rsidRPr="00490D31">
        <w:rPr>
          <w:lang w:val="en-US"/>
        </w:rPr>
        <w:t xml:space="preserve">, </w:t>
      </w:r>
      <w:proofErr w:type="spellStart"/>
      <w:r w:rsidRPr="00490D31">
        <w:rPr>
          <w:lang w:val="en-US"/>
        </w:rPr>
        <w:t>vertex_number</w:t>
      </w:r>
      <w:proofErr w:type="spellEnd"/>
      <w:r w:rsidRPr="00490D31">
        <w:rPr>
          <w:lang w:val="en-US"/>
        </w:rPr>
        <w:t>)])</w:t>
      </w:r>
      <w:r w:rsidRPr="00490D31">
        <w:rPr>
          <w:lang w:val="en-US"/>
        </w:rPr>
        <w:br/>
        <w:t>EASY_1 = Level([(411, 162), (411, 454), (565, 454), (565, 250), (699, 294), (699, 103), (565, 162)],</w:t>
      </w:r>
      <w:r w:rsidRPr="00490D31">
        <w:rPr>
          <w:lang w:val="en-US"/>
        </w:rPr>
        <w:br/>
      </w:r>
      <w:r w:rsidRPr="00490D31">
        <w:rPr>
          <w:lang w:val="en-US"/>
        </w:rPr>
        <w:lastRenderedPageBreak/>
        <w:t xml:space="preserve">               [[0, 1], [1, 2], [2, 3], [3, 4], [4, 5], [5, 6], [0, 6], [3, 6]])</w:t>
      </w:r>
      <w:r w:rsidRPr="00490D31">
        <w:rPr>
          <w:lang w:val="en-US"/>
        </w:rPr>
        <w:br/>
        <w:t>EASY_2 = Level([(287, 234), (542, 67), (795, 234), (721, 475), (369, 475)], [[0, 3], [0, 2], [1, 3], [1, 4], [2, 4]])</w:t>
      </w:r>
      <w:r w:rsidRPr="00490D31">
        <w:rPr>
          <w:lang w:val="en-US"/>
        </w:rPr>
        <w:br/>
        <w:t>EASY_3 = Level([(426, 78), (426, 332), (426, 526), (716, 78), (716, 332)], [[0, 1], [0, 3], [1, 2], [1, 3], [1, 4],</w:t>
      </w:r>
      <w:r w:rsidRPr="00490D31">
        <w:rPr>
          <w:lang w:val="en-US"/>
        </w:rPr>
        <w:br/>
        <w:t xml:space="preserve">                                                                            [2, 4], [3, 4]])</w:t>
      </w:r>
      <w:r w:rsidRPr="00490D31">
        <w:rPr>
          <w:lang w:val="en-US"/>
        </w:rPr>
        <w:br/>
        <w:t>EASY_4 = Level([(332, 42), (332, 478), (766, 42), (766, 478), (554, 260)], [[0, 1], [0, 4], [1, 3], [1, 4], [2, 3],</w:t>
      </w:r>
      <w:r w:rsidRPr="00490D31">
        <w:rPr>
          <w:lang w:val="en-US"/>
        </w:rPr>
        <w:br/>
        <w:t xml:space="preserve">                                                                            [2, 4], [3, 4]])</w:t>
      </w:r>
      <w:r w:rsidRPr="00490D31">
        <w:rPr>
          <w:lang w:val="en-US"/>
        </w:rPr>
        <w:br/>
        <w:t>EASY_5 = Level([(391, 155), (542, 155), (693, 155), (468, 53), (618, 53),</w:t>
      </w:r>
      <w:r w:rsidRPr="00490D31">
        <w:rPr>
          <w:lang w:val="en-US"/>
        </w:rPr>
        <w:br/>
        <w:t xml:space="preserve">                (391, 395), (542, 395), (693, 395), (468, 478), (618, 478)</w:t>
      </w:r>
      <w:r w:rsidRPr="00490D31">
        <w:rPr>
          <w:lang w:val="en-US"/>
        </w:rPr>
        <w:br/>
        <w:t xml:space="preserve">                ], [[0, 1], [0, 3], [1, 2], [1, 3], [1, 4], [2, 4],</w:t>
      </w:r>
      <w:r w:rsidRPr="00490D31">
        <w:rPr>
          <w:lang w:val="en-US"/>
        </w:rPr>
        <w:br/>
        <w:t xml:space="preserve">                    [0, 5], [2, 7],</w:t>
      </w:r>
      <w:r w:rsidRPr="00490D31">
        <w:rPr>
          <w:lang w:val="en-US"/>
        </w:rPr>
        <w:br/>
        <w:t xml:space="preserve">                    [5, 8], [6, 8], [6, 9], [7, 9]])</w:t>
      </w:r>
    </w:p>
    <w:p w14:paraId="2F491C23" w14:textId="77777777" w:rsidR="00E96697" w:rsidRDefault="00E96697" w:rsidP="00E96697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back_menu.py</w:t>
      </w:r>
    </w:p>
    <w:p w14:paraId="22C929CE" w14:textId="77777777" w:rsidR="00E96697" w:rsidRPr="00490D31" w:rsidRDefault="00E96697" w:rsidP="00E96697">
      <w:pPr>
        <w:rPr>
          <w:lang w:val="en-US"/>
        </w:rPr>
      </w:pPr>
      <w:r w:rsidRPr="00490D31">
        <w:rPr>
          <w:lang w:val="en-US"/>
        </w:rPr>
        <w:t xml:space="preserve">class </w:t>
      </w:r>
      <w:proofErr w:type="spellStart"/>
      <w:r w:rsidRPr="00490D31">
        <w:rPr>
          <w:lang w:val="en-US"/>
        </w:rPr>
        <w:t>BackMenu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QGridLayout</w:t>
      </w:r>
      <w:proofErr w:type="spellEnd"/>
      <w:r w:rsidRPr="00490D31">
        <w:rPr>
          <w:lang w:val="en-US"/>
        </w:rPr>
        <w:t>):</w:t>
      </w:r>
      <w:r w:rsidRPr="00490D31">
        <w:rPr>
          <w:lang w:val="en-US"/>
        </w:rPr>
        <w:br/>
        <w:t xml:space="preserve">    # full </w:t>
      </w:r>
      <w:r w:rsidRPr="001D18B7">
        <w:t>отвечает</w:t>
      </w:r>
      <w:r w:rsidRPr="00490D31">
        <w:rPr>
          <w:lang w:val="en-US"/>
        </w:rPr>
        <w:t xml:space="preserve"> </w:t>
      </w:r>
      <w:r w:rsidRPr="001D18B7">
        <w:t>за</w:t>
      </w:r>
      <w:r w:rsidRPr="00490D31">
        <w:rPr>
          <w:lang w:val="en-US"/>
        </w:rPr>
        <w:t xml:space="preserve"> </w:t>
      </w:r>
      <w:r w:rsidRPr="001D18B7">
        <w:t>наличие</w:t>
      </w:r>
      <w:r w:rsidRPr="00490D31">
        <w:rPr>
          <w:lang w:val="en-US"/>
        </w:rPr>
        <w:t>/</w:t>
      </w:r>
      <w:r w:rsidRPr="001D18B7">
        <w:t>отсутствие</w:t>
      </w:r>
      <w:r w:rsidRPr="00490D31">
        <w:rPr>
          <w:lang w:val="en-US"/>
        </w:rPr>
        <w:t xml:space="preserve"> </w:t>
      </w:r>
      <w:r w:rsidRPr="001D18B7">
        <w:t>кнопки</w:t>
      </w:r>
      <w:r w:rsidRPr="00490D31">
        <w:rPr>
          <w:lang w:val="en-US"/>
        </w:rPr>
        <w:t xml:space="preserve"> </w:t>
      </w:r>
      <w:r w:rsidRPr="001D18B7">
        <w:t>возвращения</w:t>
      </w:r>
      <w:r w:rsidRPr="00490D31">
        <w:rPr>
          <w:lang w:val="en-US"/>
        </w:rPr>
        <w:t xml:space="preserve"> </w:t>
      </w:r>
      <w:r w:rsidRPr="001D18B7">
        <w:t>к</w:t>
      </w:r>
      <w:r w:rsidRPr="00490D31">
        <w:rPr>
          <w:lang w:val="en-US"/>
        </w:rPr>
        <w:t xml:space="preserve"> </w:t>
      </w:r>
      <w:r w:rsidRPr="001D18B7">
        <w:t>списку</w:t>
      </w:r>
      <w:r w:rsidRPr="00490D31">
        <w:rPr>
          <w:lang w:val="en-US"/>
        </w:rPr>
        <w:t xml:space="preserve"> </w:t>
      </w:r>
      <w:r w:rsidRPr="001D18B7">
        <w:t>уровней</w:t>
      </w:r>
      <w:r w:rsidRPr="00490D31">
        <w:rPr>
          <w:lang w:val="en-US"/>
        </w:rPr>
        <w:br/>
        <w:t xml:space="preserve">    def __</w:t>
      </w:r>
      <w:proofErr w:type="spellStart"/>
      <w:r w:rsidRPr="00490D31">
        <w:rPr>
          <w:lang w:val="en-US"/>
        </w:rPr>
        <w:t>init</w:t>
      </w:r>
      <w:proofErr w:type="spellEnd"/>
      <w:r w:rsidRPr="00490D31">
        <w:rPr>
          <w:lang w:val="en-US"/>
        </w:rPr>
        <w:t>__(self, full: bool = False):</w:t>
      </w:r>
      <w:r w:rsidRPr="00490D31">
        <w:rPr>
          <w:lang w:val="en-US"/>
        </w:rPr>
        <w:br/>
        <w:t xml:space="preserve">        super(</w:t>
      </w:r>
      <w:proofErr w:type="spellStart"/>
      <w:r w:rsidRPr="00490D31">
        <w:rPr>
          <w:lang w:val="en-US"/>
        </w:rPr>
        <w:t>BackMenu</w:t>
      </w:r>
      <w:proofErr w:type="spellEnd"/>
      <w:r w:rsidRPr="00490D31">
        <w:rPr>
          <w:lang w:val="en-US"/>
        </w:rPr>
        <w:t>, self).__</w:t>
      </w:r>
      <w:proofErr w:type="spellStart"/>
      <w:r w:rsidRPr="00490D31">
        <w:rPr>
          <w:lang w:val="en-US"/>
        </w:rPr>
        <w:t>init</w:t>
      </w:r>
      <w:proofErr w:type="spellEnd"/>
      <w:r w:rsidRPr="00490D31">
        <w:rPr>
          <w:lang w:val="en-US"/>
        </w:rPr>
        <w:t>__()</w:t>
      </w:r>
      <w:r w:rsidRPr="00490D31">
        <w:rPr>
          <w:lang w:val="en-US"/>
        </w:rPr>
        <w:br/>
        <w:t xml:space="preserve">        # </w:t>
      </w:r>
      <w:r w:rsidRPr="001D18B7">
        <w:t>Объявление</w:t>
      </w:r>
      <w:r w:rsidRPr="00490D31">
        <w:rPr>
          <w:lang w:val="en-US"/>
        </w:rPr>
        <w:t xml:space="preserve"> </w:t>
      </w:r>
      <w:r w:rsidRPr="001D18B7">
        <w:t>кнопки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self.back_to_main_menu_button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QToolButton</w:t>
      </w:r>
      <w:proofErr w:type="spellEnd"/>
      <w:r w:rsidRPr="00490D31">
        <w:rPr>
          <w:lang w:val="en-US"/>
        </w:rPr>
        <w:t>()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self.back_to_main_menu_button.setFixedSize</w:t>
      </w:r>
      <w:proofErr w:type="spellEnd"/>
      <w:r w:rsidRPr="00490D31">
        <w:rPr>
          <w:lang w:val="en-US"/>
        </w:rPr>
        <w:t>(261, 111)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self.back_to_main_menu_button.setText</w:t>
      </w:r>
      <w:proofErr w:type="spellEnd"/>
      <w:r w:rsidRPr="00490D31">
        <w:rPr>
          <w:lang w:val="en-US"/>
        </w:rPr>
        <w:t>('</w:t>
      </w:r>
      <w:r w:rsidRPr="001D18B7">
        <w:t>В</w:t>
      </w:r>
      <w:r w:rsidRPr="00490D31">
        <w:rPr>
          <w:lang w:val="en-US"/>
        </w:rPr>
        <w:t>\n</w:t>
      </w:r>
      <w:r w:rsidRPr="001D18B7">
        <w:t>ГЛАВНОЕ</w:t>
      </w:r>
      <w:r w:rsidRPr="00490D31">
        <w:rPr>
          <w:lang w:val="en-US"/>
        </w:rPr>
        <w:t>\n</w:t>
      </w:r>
      <w:r w:rsidRPr="001D18B7">
        <w:t>МЕНЮ</w:t>
      </w:r>
      <w:r w:rsidRPr="00490D31">
        <w:rPr>
          <w:lang w:val="en-US"/>
        </w:rPr>
        <w:t>')</w:t>
      </w:r>
      <w:r w:rsidRPr="00490D31">
        <w:rPr>
          <w:lang w:val="en-US"/>
        </w:rPr>
        <w:br/>
        <w:t xml:space="preserve">        # </w:t>
      </w:r>
      <w:r w:rsidRPr="001D18B7">
        <w:t>Установка</w:t>
      </w:r>
      <w:r w:rsidRPr="00490D31">
        <w:rPr>
          <w:lang w:val="en-US"/>
        </w:rPr>
        <w:t xml:space="preserve"> </w:t>
      </w:r>
      <w:r w:rsidRPr="001D18B7">
        <w:t>стиля</w:t>
      </w:r>
      <w:r w:rsidRPr="00490D31">
        <w:rPr>
          <w:lang w:val="en-US"/>
        </w:rPr>
        <w:t xml:space="preserve"> </w:t>
      </w:r>
      <w:r w:rsidRPr="001D18B7">
        <w:t>кнопки</w:t>
      </w:r>
      <w:r w:rsidRPr="00490D31">
        <w:rPr>
          <w:lang w:val="en-US"/>
        </w:rPr>
        <w:t xml:space="preserve"> (</w:t>
      </w:r>
      <w:proofErr w:type="spellStart"/>
      <w:r w:rsidRPr="00490D31">
        <w:rPr>
          <w:lang w:val="en-US"/>
        </w:rPr>
        <w:t>css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self.back_to_main_menu_button.setStyleSheet</w:t>
      </w:r>
      <w:proofErr w:type="spellEnd"/>
      <w:r w:rsidRPr="00490D31">
        <w:rPr>
          <w:lang w:val="en-US"/>
        </w:rPr>
        <w:t xml:space="preserve">('''background: </w:t>
      </w:r>
      <w:proofErr w:type="spellStart"/>
      <w:r w:rsidRPr="00490D31">
        <w:rPr>
          <w:lang w:val="en-US"/>
        </w:rPr>
        <w:t>rgba</w:t>
      </w:r>
      <w:proofErr w:type="spellEnd"/>
      <w:r w:rsidRPr="00490D31">
        <w:rPr>
          <w:lang w:val="en-US"/>
        </w:rPr>
        <w:t>(0, 0, 0, 0.88);</w:t>
      </w:r>
      <w:r w:rsidRPr="00490D31">
        <w:rPr>
          <w:lang w:val="en-US"/>
        </w:rPr>
        <w:br/>
        <w:t xml:space="preserve">                                                                border-radius: 50px;</w:t>
      </w:r>
      <w:r w:rsidRPr="00490D31">
        <w:rPr>
          <w:lang w:val="en-US"/>
        </w:rPr>
        <w:br/>
        <w:t xml:space="preserve">                                                                font-size: 29px;</w:t>
      </w:r>
      <w:r w:rsidRPr="00490D31">
        <w:rPr>
          <w:lang w:val="en-US"/>
        </w:rPr>
        <w:br/>
        <w:t xml:space="preserve">                                                                color: #FFFFFF;''')</w:t>
      </w:r>
      <w:r w:rsidRPr="00490D31">
        <w:rPr>
          <w:lang w:val="en-US"/>
        </w:rPr>
        <w:br/>
        <w:t xml:space="preserve">        # </w:t>
      </w:r>
      <w:r w:rsidRPr="001D18B7">
        <w:t>Установка</w:t>
      </w:r>
      <w:r w:rsidRPr="00490D31">
        <w:rPr>
          <w:lang w:val="en-US"/>
        </w:rPr>
        <w:t xml:space="preserve"> </w:t>
      </w:r>
      <w:r w:rsidRPr="001D18B7">
        <w:t>функции</w:t>
      </w:r>
      <w:r w:rsidRPr="00490D31">
        <w:rPr>
          <w:lang w:val="en-US"/>
        </w:rPr>
        <w:t>-</w:t>
      </w:r>
      <w:r w:rsidRPr="001D18B7">
        <w:t>ответчика</w:t>
      </w:r>
      <w:r w:rsidRPr="00490D31">
        <w:rPr>
          <w:lang w:val="en-US"/>
        </w:rPr>
        <w:t xml:space="preserve"> </w:t>
      </w:r>
      <w:r w:rsidRPr="001D18B7">
        <w:t>на</w:t>
      </w:r>
      <w:r w:rsidRPr="00490D31">
        <w:rPr>
          <w:lang w:val="en-US"/>
        </w:rPr>
        <w:t xml:space="preserve"> </w:t>
      </w:r>
      <w:r w:rsidRPr="001D18B7">
        <w:t>нажатие</w:t>
      </w:r>
      <w:r w:rsidRPr="00490D31">
        <w:rPr>
          <w:lang w:val="en-US"/>
        </w:rPr>
        <w:t xml:space="preserve"> </w:t>
      </w:r>
      <w:r w:rsidRPr="001D18B7">
        <w:t>на</w:t>
      </w:r>
      <w:r w:rsidRPr="00490D31">
        <w:rPr>
          <w:lang w:val="en-US"/>
        </w:rPr>
        <w:t xml:space="preserve"> </w:t>
      </w:r>
      <w:r w:rsidRPr="001D18B7">
        <w:t>кнопку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self.back_to_main_menu_button.clicked.connect</w:t>
      </w:r>
      <w:proofErr w:type="spellEnd"/>
      <w:r w:rsidRPr="00490D31">
        <w:rPr>
          <w:lang w:val="en-US"/>
        </w:rPr>
        <w:t xml:space="preserve">(lambda: </w:t>
      </w:r>
      <w:proofErr w:type="spellStart"/>
      <w:r w:rsidRPr="00490D31">
        <w:rPr>
          <w:lang w:val="en-US"/>
        </w:rPr>
        <w:t>return_to</w:t>
      </w:r>
      <w:proofErr w:type="spellEnd"/>
      <w:r w:rsidRPr="00490D31">
        <w:rPr>
          <w:lang w:val="en-US"/>
        </w:rPr>
        <w:t>('</w:t>
      </w:r>
      <w:proofErr w:type="spellStart"/>
      <w:r w:rsidRPr="00490D31">
        <w:rPr>
          <w:lang w:val="en-US"/>
        </w:rPr>
        <w:t>MainMenu</w:t>
      </w:r>
      <w:proofErr w:type="spellEnd"/>
      <w:r w:rsidRPr="00490D31">
        <w:rPr>
          <w:lang w:val="en-US"/>
        </w:rPr>
        <w:t>'))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self.back_to_level_list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QToolButton</w:t>
      </w:r>
      <w:proofErr w:type="spellEnd"/>
      <w:r w:rsidRPr="00490D31">
        <w:rPr>
          <w:lang w:val="en-US"/>
        </w:rPr>
        <w:t>()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self.back_to_level_list.setFixedSize</w:t>
      </w:r>
      <w:proofErr w:type="spellEnd"/>
      <w:r w:rsidRPr="00490D31">
        <w:rPr>
          <w:lang w:val="en-US"/>
        </w:rPr>
        <w:t>(261, 111)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self.back_to_level_list.setText</w:t>
      </w:r>
      <w:proofErr w:type="spellEnd"/>
      <w:r w:rsidRPr="00490D31">
        <w:rPr>
          <w:lang w:val="en-US"/>
        </w:rPr>
        <w:t>('</w:t>
      </w:r>
      <w:r w:rsidRPr="001D18B7">
        <w:t>НАЗАД</w:t>
      </w:r>
      <w:r w:rsidRPr="00490D31">
        <w:rPr>
          <w:lang w:val="en-US"/>
        </w:rPr>
        <w:t xml:space="preserve"> </w:t>
      </w:r>
      <w:r w:rsidRPr="001D18B7">
        <w:t>К</w:t>
      </w:r>
      <w:r w:rsidRPr="00490D31">
        <w:rPr>
          <w:lang w:val="en-US"/>
        </w:rPr>
        <w:t>\n</w:t>
      </w:r>
      <w:r w:rsidRPr="001D18B7">
        <w:t>СПИСКУ</w:t>
      </w:r>
      <w:r w:rsidRPr="00490D31">
        <w:rPr>
          <w:lang w:val="en-US"/>
        </w:rPr>
        <w:t>\n</w:t>
      </w:r>
      <w:r w:rsidRPr="001D18B7">
        <w:t>УРОВНЕЙ</w:t>
      </w:r>
      <w:r w:rsidRPr="00490D31">
        <w:rPr>
          <w:lang w:val="en-US"/>
        </w:rPr>
        <w:t>')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self.back_to_level_list.clicked.connect</w:t>
      </w:r>
      <w:proofErr w:type="spellEnd"/>
      <w:r w:rsidRPr="00490D31">
        <w:rPr>
          <w:lang w:val="en-US"/>
        </w:rPr>
        <w:t xml:space="preserve">(lambda: </w:t>
      </w:r>
      <w:proofErr w:type="spellStart"/>
      <w:r w:rsidRPr="00490D31">
        <w:rPr>
          <w:lang w:val="en-US"/>
        </w:rPr>
        <w:t>return_to</w:t>
      </w:r>
      <w:proofErr w:type="spellEnd"/>
      <w:r w:rsidRPr="00490D31">
        <w:rPr>
          <w:lang w:val="en-US"/>
        </w:rPr>
        <w:t>('</w:t>
      </w:r>
      <w:proofErr w:type="spellStart"/>
      <w:r w:rsidRPr="00490D31">
        <w:rPr>
          <w:lang w:val="en-US"/>
        </w:rPr>
        <w:t>LevelSwitcher</w:t>
      </w:r>
      <w:proofErr w:type="spellEnd"/>
      <w:r w:rsidRPr="00490D31">
        <w:rPr>
          <w:lang w:val="en-US"/>
        </w:rPr>
        <w:t>'))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self.back_to_level_list.setStyleSheet</w:t>
      </w:r>
      <w:proofErr w:type="spellEnd"/>
      <w:r w:rsidRPr="00490D31">
        <w:rPr>
          <w:lang w:val="en-US"/>
        </w:rPr>
        <w:t xml:space="preserve">('''background: </w:t>
      </w:r>
      <w:proofErr w:type="spellStart"/>
      <w:r w:rsidRPr="00490D31">
        <w:rPr>
          <w:lang w:val="en-US"/>
        </w:rPr>
        <w:t>rgba</w:t>
      </w:r>
      <w:proofErr w:type="spellEnd"/>
      <w:r w:rsidRPr="00490D31">
        <w:rPr>
          <w:lang w:val="en-US"/>
        </w:rPr>
        <w:t>(0, 0, 0, 0.88);</w:t>
      </w:r>
      <w:r w:rsidRPr="00490D31">
        <w:rPr>
          <w:lang w:val="en-US"/>
        </w:rPr>
        <w:br/>
        <w:t xml:space="preserve">                                                                                    border-radius: 50px;</w:t>
      </w:r>
      <w:r w:rsidRPr="00490D31">
        <w:rPr>
          <w:lang w:val="en-US"/>
        </w:rPr>
        <w:br/>
        <w:t xml:space="preserve">                                                                                    font-size: 29px;</w:t>
      </w:r>
      <w:r w:rsidRPr="00490D31">
        <w:rPr>
          <w:lang w:val="en-US"/>
        </w:rPr>
        <w:br/>
        <w:t xml:space="preserve">                                                                                    color: #FFFFFF;''')</w:t>
      </w:r>
      <w:r w:rsidRPr="00490D31">
        <w:rPr>
          <w:lang w:val="en-US"/>
        </w:rPr>
        <w:br/>
        <w:t xml:space="preserve">        # </w:t>
      </w:r>
      <w:r w:rsidRPr="001D18B7">
        <w:t>Добавление</w:t>
      </w:r>
      <w:r w:rsidRPr="00490D31">
        <w:rPr>
          <w:lang w:val="en-US"/>
        </w:rPr>
        <w:t xml:space="preserve"> </w:t>
      </w:r>
      <w:r w:rsidRPr="001D18B7">
        <w:t>виджетов</w:t>
      </w:r>
      <w:r w:rsidRPr="00490D31">
        <w:rPr>
          <w:lang w:val="en-US"/>
        </w:rPr>
        <w:t xml:space="preserve"> </w:t>
      </w:r>
      <w:r w:rsidRPr="001D18B7">
        <w:t>в</w:t>
      </w:r>
      <w:r w:rsidRPr="00490D31">
        <w:rPr>
          <w:lang w:val="en-US"/>
        </w:rPr>
        <w:t xml:space="preserve"> </w:t>
      </w:r>
      <w:r w:rsidRPr="001D18B7">
        <w:t>список</w:t>
      </w:r>
      <w:r w:rsidRPr="00490D31">
        <w:rPr>
          <w:lang w:val="en-US"/>
        </w:rPr>
        <w:t xml:space="preserve"> </w:t>
      </w:r>
      <w:r w:rsidRPr="001D18B7">
        <w:t>виджетов</w:t>
      </w:r>
      <w:r w:rsidRPr="00490D31">
        <w:rPr>
          <w:lang w:val="en-US"/>
        </w:rPr>
        <w:t xml:space="preserve">. </w:t>
      </w:r>
      <w:r w:rsidRPr="001D18B7">
        <w:t>Последние</w:t>
      </w:r>
      <w:r w:rsidRPr="00490D31">
        <w:rPr>
          <w:lang w:val="en-US"/>
        </w:rPr>
        <w:t xml:space="preserve"> </w:t>
      </w:r>
      <w:r w:rsidRPr="001D18B7">
        <w:t>две</w:t>
      </w:r>
      <w:r w:rsidRPr="00490D31">
        <w:rPr>
          <w:lang w:val="en-US"/>
        </w:rPr>
        <w:t xml:space="preserve"> </w:t>
      </w:r>
      <w:r w:rsidRPr="001D18B7">
        <w:t>цифры</w:t>
      </w:r>
      <w:r w:rsidRPr="00490D31">
        <w:rPr>
          <w:lang w:val="en-US"/>
        </w:rPr>
        <w:t xml:space="preserve"> </w:t>
      </w:r>
      <w:r w:rsidRPr="001D18B7">
        <w:t>означают</w:t>
      </w:r>
      <w:r w:rsidRPr="00490D31">
        <w:rPr>
          <w:lang w:val="en-US"/>
        </w:rPr>
        <w:t xml:space="preserve"> </w:t>
      </w:r>
      <w:r w:rsidRPr="001D18B7">
        <w:t>координатное</w:t>
      </w:r>
      <w:r w:rsidRPr="00490D31">
        <w:rPr>
          <w:lang w:val="en-US"/>
        </w:rPr>
        <w:t xml:space="preserve"> </w:t>
      </w:r>
      <w:r w:rsidRPr="001D18B7">
        <w:t>положение</w:t>
      </w:r>
      <w:r w:rsidRPr="00490D31">
        <w:rPr>
          <w:lang w:val="en-US"/>
        </w:rPr>
        <w:t xml:space="preserve"> </w:t>
      </w:r>
      <w:r w:rsidRPr="001D18B7">
        <w:t>в</w:t>
      </w:r>
      <w:r w:rsidRPr="00490D31">
        <w:rPr>
          <w:lang w:val="en-US"/>
        </w:rPr>
        <w:t xml:space="preserve"> </w:t>
      </w:r>
      <w:r w:rsidRPr="001D18B7">
        <w:t>сетке</w:t>
      </w:r>
      <w:r w:rsidRPr="00490D31">
        <w:rPr>
          <w:lang w:val="en-US"/>
        </w:rPr>
        <w:br/>
        <w:t xml:space="preserve">        # (</w:t>
      </w:r>
      <w:r w:rsidRPr="001D18B7">
        <w:t>строка</w:t>
      </w:r>
      <w:r w:rsidRPr="00490D31">
        <w:rPr>
          <w:lang w:val="en-US"/>
        </w:rPr>
        <w:t xml:space="preserve">, </w:t>
      </w:r>
      <w:r w:rsidRPr="001D18B7">
        <w:t>столбец</w:t>
      </w:r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if full:</w:t>
      </w:r>
      <w:r w:rsidRPr="00490D31">
        <w:rPr>
          <w:lang w:val="en-US"/>
        </w:rPr>
        <w:br/>
        <w:t xml:space="preserve">            </w:t>
      </w:r>
      <w:proofErr w:type="spellStart"/>
      <w:r w:rsidRPr="00490D31">
        <w:rPr>
          <w:lang w:val="en-US"/>
        </w:rPr>
        <w:t>self.addWidget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self.back_to_level_list</w:t>
      </w:r>
      <w:proofErr w:type="spellEnd"/>
      <w:r w:rsidRPr="00490D31">
        <w:rPr>
          <w:lang w:val="en-US"/>
        </w:rPr>
        <w:t>, 0, 2)</w:t>
      </w:r>
      <w:r w:rsidRPr="00490D31">
        <w:rPr>
          <w:lang w:val="en-US"/>
        </w:rPr>
        <w:br/>
        <w:t xml:space="preserve">            </w:t>
      </w:r>
      <w:proofErr w:type="spellStart"/>
      <w:r w:rsidRPr="00490D31">
        <w:rPr>
          <w:lang w:val="en-US"/>
        </w:rPr>
        <w:t>self.addWidget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self.back_to_main_menu_button</w:t>
      </w:r>
      <w:proofErr w:type="spellEnd"/>
      <w:r w:rsidRPr="00490D31">
        <w:rPr>
          <w:lang w:val="en-US"/>
        </w:rPr>
        <w:t>, 0, 3)</w:t>
      </w:r>
      <w:r w:rsidRPr="00490D31">
        <w:rPr>
          <w:lang w:val="en-US"/>
        </w:rPr>
        <w:br/>
        <w:t xml:space="preserve">        else:</w:t>
      </w:r>
      <w:r w:rsidRPr="00490D31">
        <w:rPr>
          <w:lang w:val="en-US"/>
        </w:rPr>
        <w:br/>
        <w:t xml:space="preserve">            </w:t>
      </w:r>
      <w:proofErr w:type="spellStart"/>
      <w:r w:rsidRPr="00490D31">
        <w:rPr>
          <w:lang w:val="en-US"/>
        </w:rPr>
        <w:t>self.addWidget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self.back_to_main_menu_button</w:t>
      </w:r>
      <w:proofErr w:type="spellEnd"/>
      <w:r w:rsidRPr="00490D31">
        <w:rPr>
          <w:lang w:val="en-US"/>
        </w:rPr>
        <w:t>, 0, 3)</w:t>
      </w:r>
      <w:r w:rsidRPr="00490D31">
        <w:rPr>
          <w:lang w:val="en-US"/>
        </w:rPr>
        <w:br/>
      </w:r>
      <w:r w:rsidRPr="00490D31">
        <w:rPr>
          <w:lang w:val="en-US"/>
        </w:rPr>
        <w:br/>
        <w:t xml:space="preserve"># </w:t>
      </w:r>
      <w:r w:rsidRPr="001D18B7">
        <w:t>Простая</w:t>
      </w:r>
      <w:r w:rsidRPr="00490D31">
        <w:rPr>
          <w:lang w:val="en-US"/>
        </w:rPr>
        <w:t xml:space="preserve"> </w:t>
      </w:r>
      <w:r w:rsidRPr="001D18B7">
        <w:t>функция</w:t>
      </w:r>
      <w:r w:rsidRPr="00490D31">
        <w:rPr>
          <w:lang w:val="en-US"/>
        </w:rPr>
        <w:t xml:space="preserve"> </w:t>
      </w:r>
      <w:r w:rsidRPr="001D18B7">
        <w:t>перехода</w:t>
      </w:r>
      <w:r w:rsidRPr="00490D31">
        <w:rPr>
          <w:lang w:val="en-US"/>
        </w:rPr>
        <w:t xml:space="preserve"> </w:t>
      </w:r>
      <w:r w:rsidRPr="001D18B7">
        <w:t>к</w:t>
      </w:r>
      <w:r w:rsidRPr="00490D31">
        <w:rPr>
          <w:lang w:val="en-US"/>
        </w:rPr>
        <w:t xml:space="preserve"> </w:t>
      </w:r>
      <w:r w:rsidRPr="001D18B7">
        <w:t>другой</w:t>
      </w:r>
      <w:r w:rsidRPr="00490D31">
        <w:rPr>
          <w:lang w:val="en-US"/>
        </w:rPr>
        <w:t xml:space="preserve"> </w:t>
      </w:r>
      <w:r w:rsidRPr="001D18B7">
        <w:t>экранной</w:t>
      </w:r>
      <w:r w:rsidRPr="00490D31">
        <w:rPr>
          <w:lang w:val="en-US"/>
        </w:rPr>
        <w:t xml:space="preserve"> </w:t>
      </w:r>
      <w:r w:rsidRPr="001D18B7">
        <w:t>форме</w:t>
      </w:r>
      <w:r w:rsidRPr="00490D31">
        <w:rPr>
          <w:lang w:val="en-US"/>
        </w:rPr>
        <w:t xml:space="preserve"> (</w:t>
      </w:r>
      <w:r w:rsidRPr="001D18B7">
        <w:t>указывается</w:t>
      </w:r>
      <w:r w:rsidRPr="00490D31">
        <w:rPr>
          <w:lang w:val="en-US"/>
        </w:rPr>
        <w:t xml:space="preserve"> </w:t>
      </w:r>
      <w:r w:rsidRPr="001D18B7">
        <w:t>в</w:t>
      </w:r>
      <w:r w:rsidRPr="00490D31">
        <w:rPr>
          <w:lang w:val="en-US"/>
        </w:rPr>
        <w:t xml:space="preserve"> </w:t>
      </w:r>
      <w:r w:rsidRPr="001D18B7">
        <w:t>аргументе</w:t>
      </w:r>
      <w:r w:rsidRPr="00490D31">
        <w:rPr>
          <w:lang w:val="en-US"/>
        </w:rPr>
        <w:t xml:space="preserve">, </w:t>
      </w:r>
      <w:r w:rsidRPr="001D18B7">
        <w:t>позже</w:t>
      </w:r>
      <w:r w:rsidRPr="00490D31">
        <w:rPr>
          <w:lang w:val="en-US"/>
        </w:rPr>
        <w:t xml:space="preserve"> </w:t>
      </w:r>
      <w:r w:rsidRPr="001D18B7">
        <w:lastRenderedPageBreak/>
        <w:t>анализируется</w:t>
      </w:r>
      <w:r w:rsidRPr="00490D31">
        <w:rPr>
          <w:lang w:val="en-US"/>
        </w:rPr>
        <w:t xml:space="preserve"> </w:t>
      </w:r>
      <w:r w:rsidRPr="001D18B7">
        <w:t>в</w:t>
      </w:r>
      <w:r w:rsidRPr="00490D31">
        <w:rPr>
          <w:lang w:val="en-US"/>
        </w:rPr>
        <w:t xml:space="preserve"> </w:t>
      </w:r>
      <w:proofErr w:type="spellStart"/>
      <w:r w:rsidRPr="00490D31">
        <w:rPr>
          <w:lang w:val="en-US"/>
        </w:rPr>
        <w:t>WindowSwitcher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# </w:t>
      </w:r>
      <w:r w:rsidRPr="001D18B7">
        <w:t>Как</w:t>
      </w:r>
      <w:r w:rsidRPr="00490D31">
        <w:rPr>
          <w:lang w:val="en-US"/>
        </w:rPr>
        <w:t xml:space="preserve"> </w:t>
      </w:r>
      <w:r w:rsidRPr="001D18B7">
        <w:t>было</w:t>
      </w:r>
      <w:r w:rsidRPr="00490D31">
        <w:rPr>
          <w:lang w:val="en-US"/>
        </w:rPr>
        <w:t xml:space="preserve"> </w:t>
      </w:r>
      <w:r w:rsidRPr="001D18B7">
        <w:t>описано</w:t>
      </w:r>
      <w:r w:rsidRPr="00490D31">
        <w:rPr>
          <w:lang w:val="en-US"/>
        </w:rPr>
        <w:t xml:space="preserve"> </w:t>
      </w:r>
      <w:r w:rsidRPr="001D18B7">
        <w:t>ранее</w:t>
      </w:r>
      <w:r w:rsidRPr="00490D31">
        <w:rPr>
          <w:lang w:val="en-US"/>
        </w:rPr>
        <w:t xml:space="preserve">, </w:t>
      </w:r>
      <w:r w:rsidRPr="001D18B7">
        <w:t>аргумент</w:t>
      </w:r>
      <w:r w:rsidRPr="00490D31">
        <w:rPr>
          <w:lang w:val="en-US"/>
        </w:rPr>
        <w:t xml:space="preserve"> </w:t>
      </w:r>
      <w:r w:rsidRPr="001D18B7">
        <w:t>этой</w:t>
      </w:r>
      <w:r w:rsidRPr="00490D31">
        <w:rPr>
          <w:lang w:val="en-US"/>
        </w:rPr>
        <w:t xml:space="preserve"> </w:t>
      </w:r>
      <w:r w:rsidRPr="001D18B7">
        <w:t>функции</w:t>
      </w:r>
      <w:r w:rsidRPr="00490D31">
        <w:rPr>
          <w:lang w:val="en-US"/>
        </w:rPr>
        <w:t xml:space="preserve"> </w:t>
      </w:r>
      <w:r w:rsidRPr="001D18B7">
        <w:t>передается</w:t>
      </w:r>
      <w:r w:rsidRPr="00490D31">
        <w:rPr>
          <w:lang w:val="en-US"/>
        </w:rPr>
        <w:t xml:space="preserve"> </w:t>
      </w:r>
      <w:r w:rsidRPr="001D18B7">
        <w:t>через</w:t>
      </w:r>
      <w:r w:rsidRPr="00490D31">
        <w:rPr>
          <w:lang w:val="en-US"/>
        </w:rPr>
        <w:t xml:space="preserve"> </w:t>
      </w:r>
      <w:proofErr w:type="spellStart"/>
      <w:r w:rsidRPr="00490D31">
        <w:rPr>
          <w:lang w:val="en-US"/>
        </w:rPr>
        <w:t>qtSignal</w:t>
      </w:r>
      <w:proofErr w:type="spellEnd"/>
      <w:r w:rsidRPr="00490D31">
        <w:rPr>
          <w:lang w:val="en-US"/>
        </w:rPr>
        <w:t xml:space="preserve"> </w:t>
      </w:r>
      <w:r w:rsidRPr="001D18B7">
        <w:t>в</w:t>
      </w:r>
      <w:r w:rsidRPr="00490D31">
        <w:rPr>
          <w:lang w:val="en-US"/>
        </w:rPr>
        <w:t xml:space="preserve"> </w:t>
      </w:r>
      <w:proofErr w:type="spellStart"/>
      <w:r w:rsidRPr="00490D31">
        <w:rPr>
          <w:lang w:val="en-US"/>
        </w:rPr>
        <w:t>WindowSwitcher</w:t>
      </w:r>
      <w:proofErr w:type="spellEnd"/>
      <w:r w:rsidRPr="00490D31">
        <w:rPr>
          <w:lang w:val="en-US"/>
        </w:rPr>
        <w:br/>
        <w:t xml:space="preserve">def </w:t>
      </w:r>
      <w:proofErr w:type="spellStart"/>
      <w:r w:rsidRPr="00490D31">
        <w:rPr>
          <w:lang w:val="en-US"/>
        </w:rPr>
        <w:t>return_to</w:t>
      </w:r>
      <w:proofErr w:type="spellEnd"/>
      <w:r w:rsidRPr="00490D31">
        <w:rPr>
          <w:lang w:val="en-US"/>
        </w:rPr>
        <w:t>(widget):</w:t>
      </w:r>
      <w:r w:rsidRPr="00490D31">
        <w:rPr>
          <w:lang w:val="en-US"/>
        </w:rPr>
        <w:br/>
        <w:t xml:space="preserve">    </w:t>
      </w:r>
      <w:proofErr w:type="spellStart"/>
      <w:r w:rsidRPr="00490D31">
        <w:rPr>
          <w:lang w:val="en-US"/>
        </w:rPr>
        <w:t>core.GLOBAL.CURRENT_WINDOW.text</w:t>
      </w:r>
      <w:proofErr w:type="spellEnd"/>
      <w:r w:rsidRPr="00490D31">
        <w:rPr>
          <w:lang w:val="en-US"/>
        </w:rPr>
        <w:t xml:space="preserve"> = widget</w:t>
      </w:r>
    </w:p>
    <w:p w14:paraId="1A559B6E" w14:textId="77777777" w:rsidR="00E96697" w:rsidRDefault="00E96697" w:rsidP="00E96697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Ellipse.py</w:t>
      </w:r>
    </w:p>
    <w:p w14:paraId="61388B66" w14:textId="77777777" w:rsidR="00E96697" w:rsidRPr="00490D31" w:rsidRDefault="00E96697" w:rsidP="00E96697">
      <w:pPr>
        <w:rPr>
          <w:lang w:val="en-US"/>
        </w:rPr>
      </w:pPr>
      <w:r w:rsidRPr="001D18B7">
        <w:rPr>
          <w:lang w:val="en-US"/>
        </w:rPr>
        <w:t xml:space="preserve">from PyQt5.QtWidgets import </w:t>
      </w:r>
      <w:proofErr w:type="spellStart"/>
      <w:r w:rsidRPr="001D18B7">
        <w:rPr>
          <w:lang w:val="en-US"/>
        </w:rPr>
        <w:t>QLabel</w:t>
      </w:r>
      <w:proofErr w:type="spellEnd"/>
      <w:r w:rsidRPr="001D18B7">
        <w:rPr>
          <w:lang w:val="en-US"/>
        </w:rPr>
        <w:br/>
      </w:r>
      <w:r w:rsidRPr="001D18B7">
        <w:rPr>
          <w:lang w:val="en-US"/>
        </w:rPr>
        <w:br/>
        <w:t xml:space="preserve"># </w:t>
      </w:r>
      <w:r w:rsidRPr="001D18B7">
        <w:t>В</w:t>
      </w:r>
      <w:r w:rsidRPr="001D18B7">
        <w:rPr>
          <w:lang w:val="en-US"/>
        </w:rPr>
        <w:t xml:space="preserve"> </w:t>
      </w:r>
      <w:r w:rsidRPr="001D18B7">
        <w:t>игре</w:t>
      </w:r>
      <w:r w:rsidRPr="001D18B7">
        <w:rPr>
          <w:lang w:val="en-US"/>
        </w:rPr>
        <w:t xml:space="preserve"> </w:t>
      </w:r>
      <w:r w:rsidRPr="001D18B7">
        <w:t>много</w:t>
      </w:r>
      <w:r w:rsidRPr="001D18B7">
        <w:rPr>
          <w:lang w:val="en-US"/>
        </w:rPr>
        <w:t xml:space="preserve"> </w:t>
      </w:r>
      <w:r w:rsidRPr="001D18B7">
        <w:t>эллипсов</w:t>
      </w:r>
      <w:r w:rsidRPr="001D18B7">
        <w:rPr>
          <w:lang w:val="en-US"/>
        </w:rPr>
        <w:t xml:space="preserve">. </w:t>
      </w:r>
      <w:r w:rsidRPr="001D18B7">
        <w:t>Решил</w:t>
      </w:r>
      <w:r w:rsidRPr="00490D31">
        <w:rPr>
          <w:lang w:val="en-US"/>
        </w:rPr>
        <w:t xml:space="preserve"> </w:t>
      </w:r>
      <w:r w:rsidRPr="001D18B7">
        <w:t>запилить</w:t>
      </w:r>
      <w:r w:rsidRPr="00490D31">
        <w:rPr>
          <w:lang w:val="en-US"/>
        </w:rPr>
        <w:t xml:space="preserve"> </w:t>
      </w:r>
      <w:r w:rsidRPr="001D18B7">
        <w:t>класс</w:t>
      </w:r>
      <w:r w:rsidRPr="00490D31">
        <w:rPr>
          <w:lang w:val="en-US"/>
        </w:rPr>
        <w:t xml:space="preserve">, </w:t>
      </w:r>
      <w:r w:rsidRPr="001D18B7">
        <w:t>отвечающий</w:t>
      </w:r>
      <w:r w:rsidRPr="00490D31">
        <w:rPr>
          <w:lang w:val="en-US"/>
        </w:rPr>
        <w:t xml:space="preserve"> </w:t>
      </w:r>
      <w:r w:rsidRPr="001D18B7">
        <w:t>за</w:t>
      </w:r>
      <w:r w:rsidRPr="00490D31">
        <w:rPr>
          <w:lang w:val="en-US"/>
        </w:rPr>
        <w:t xml:space="preserve"> </w:t>
      </w:r>
      <w:r w:rsidRPr="001D18B7">
        <w:t>создание</w:t>
      </w:r>
      <w:r w:rsidRPr="00490D31">
        <w:rPr>
          <w:lang w:val="en-US"/>
        </w:rPr>
        <w:t xml:space="preserve"> </w:t>
      </w:r>
      <w:r w:rsidRPr="001D18B7">
        <w:t>такой</w:t>
      </w:r>
      <w:r w:rsidRPr="00490D31">
        <w:rPr>
          <w:lang w:val="en-US"/>
        </w:rPr>
        <w:t xml:space="preserve"> </w:t>
      </w:r>
      <w:r w:rsidRPr="001D18B7">
        <w:t>красоты</w:t>
      </w:r>
      <w:r w:rsidRPr="00490D31">
        <w:rPr>
          <w:lang w:val="en-US"/>
        </w:rPr>
        <w:br/>
        <w:t xml:space="preserve"># </w:t>
      </w:r>
      <w:r w:rsidRPr="001D18B7">
        <w:t>Название</w:t>
      </w:r>
      <w:r w:rsidRPr="00490D31">
        <w:rPr>
          <w:lang w:val="en-US"/>
        </w:rPr>
        <w:t xml:space="preserve"> </w:t>
      </w:r>
      <w:r w:rsidRPr="001D18B7">
        <w:t>аргументов</w:t>
      </w:r>
      <w:r w:rsidRPr="00490D31">
        <w:rPr>
          <w:lang w:val="en-US"/>
        </w:rPr>
        <w:t xml:space="preserve"> </w:t>
      </w:r>
      <w:r w:rsidRPr="001D18B7">
        <w:t>буквально</w:t>
      </w:r>
      <w:r w:rsidRPr="00490D31">
        <w:rPr>
          <w:lang w:val="en-US"/>
        </w:rPr>
        <w:t xml:space="preserve"> </w:t>
      </w:r>
      <w:r w:rsidRPr="001D18B7">
        <w:t>отражает</w:t>
      </w:r>
      <w:r w:rsidRPr="00490D31">
        <w:rPr>
          <w:lang w:val="en-US"/>
        </w:rPr>
        <w:t xml:space="preserve"> </w:t>
      </w:r>
      <w:r w:rsidRPr="001D18B7">
        <w:t>их</w:t>
      </w:r>
      <w:r w:rsidRPr="00490D31">
        <w:rPr>
          <w:lang w:val="en-US"/>
        </w:rPr>
        <w:t xml:space="preserve"> </w:t>
      </w:r>
      <w:r w:rsidRPr="001D18B7">
        <w:t>суть</w:t>
      </w:r>
      <w:r w:rsidRPr="00490D31">
        <w:rPr>
          <w:lang w:val="en-US"/>
        </w:rPr>
        <w:br/>
        <w:t>class Ellipse(</w:t>
      </w:r>
      <w:proofErr w:type="spellStart"/>
      <w:r w:rsidRPr="00490D31">
        <w:rPr>
          <w:lang w:val="en-US"/>
        </w:rPr>
        <w:t>QLabel</w:t>
      </w:r>
      <w:proofErr w:type="spellEnd"/>
      <w:r w:rsidRPr="00490D31">
        <w:rPr>
          <w:lang w:val="en-US"/>
        </w:rPr>
        <w:t>):</w:t>
      </w:r>
      <w:r w:rsidRPr="00490D31">
        <w:rPr>
          <w:lang w:val="en-US"/>
        </w:rPr>
        <w:br/>
        <w:t xml:space="preserve">    def __</w:t>
      </w:r>
      <w:proofErr w:type="spellStart"/>
      <w:r w:rsidRPr="00490D31">
        <w:rPr>
          <w:lang w:val="en-US"/>
        </w:rPr>
        <w:t>init</w:t>
      </w:r>
      <w:proofErr w:type="spellEnd"/>
      <w:r w:rsidRPr="00490D31">
        <w:rPr>
          <w:lang w:val="en-US"/>
        </w:rPr>
        <w:t xml:space="preserve">__(self, color, radius, </w:t>
      </w:r>
      <w:proofErr w:type="spellStart"/>
      <w:r w:rsidRPr="00490D31">
        <w:rPr>
          <w:lang w:val="en-US"/>
        </w:rPr>
        <w:t>border_radius</w:t>
      </w:r>
      <w:proofErr w:type="spellEnd"/>
      <w:r w:rsidRPr="00490D31">
        <w:rPr>
          <w:lang w:val="en-US"/>
        </w:rPr>
        <w:t>=50):</w:t>
      </w:r>
      <w:r w:rsidRPr="00490D31">
        <w:rPr>
          <w:lang w:val="en-US"/>
        </w:rPr>
        <w:br/>
        <w:t xml:space="preserve">        super(Ellipse, self).__</w:t>
      </w:r>
      <w:proofErr w:type="spellStart"/>
      <w:r w:rsidRPr="00490D31">
        <w:rPr>
          <w:lang w:val="en-US"/>
        </w:rPr>
        <w:t>init</w:t>
      </w:r>
      <w:proofErr w:type="spellEnd"/>
      <w:r w:rsidRPr="00490D31">
        <w:rPr>
          <w:lang w:val="en-US"/>
        </w:rPr>
        <w:t>__()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self.setStyleSheet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f'''background</w:t>
      </w:r>
      <w:proofErr w:type="spellEnd"/>
      <w:r w:rsidRPr="00490D31">
        <w:rPr>
          <w:lang w:val="en-US"/>
        </w:rPr>
        <w:t xml:space="preserve">: </w:t>
      </w:r>
      <w:proofErr w:type="spellStart"/>
      <w:r w:rsidRPr="00490D31">
        <w:rPr>
          <w:lang w:val="en-US"/>
        </w:rPr>
        <w:t>rgba</w:t>
      </w:r>
      <w:proofErr w:type="spellEnd"/>
      <w:r w:rsidRPr="00490D31">
        <w:rPr>
          <w:lang w:val="en-US"/>
        </w:rPr>
        <w:t>{color};</w:t>
      </w:r>
      <w:r w:rsidRPr="00490D31">
        <w:rPr>
          <w:lang w:val="en-US"/>
        </w:rPr>
        <w:br/>
        <w:t xml:space="preserve">                               border-radius: {</w:t>
      </w:r>
      <w:proofErr w:type="spellStart"/>
      <w:r w:rsidRPr="00490D31">
        <w:rPr>
          <w:lang w:val="en-US"/>
        </w:rPr>
        <w:t>border_radius</w:t>
      </w:r>
      <w:proofErr w:type="spellEnd"/>
      <w:r w:rsidRPr="00490D31">
        <w:rPr>
          <w:lang w:val="en-US"/>
        </w:rPr>
        <w:t xml:space="preserve">}%;    </w:t>
      </w:r>
      <w:r w:rsidRPr="00490D31">
        <w:rPr>
          <w:lang w:val="en-US"/>
        </w:rPr>
        <w:br/>
        <w:t xml:space="preserve">                                ''')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self.color</w:t>
      </w:r>
      <w:proofErr w:type="spellEnd"/>
      <w:r w:rsidRPr="00490D31">
        <w:rPr>
          <w:lang w:val="en-US"/>
        </w:rPr>
        <w:t xml:space="preserve"> = color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self.radius</w:t>
      </w:r>
      <w:proofErr w:type="spellEnd"/>
      <w:r w:rsidRPr="00490D31">
        <w:rPr>
          <w:lang w:val="en-US"/>
        </w:rPr>
        <w:t xml:space="preserve"> = radius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self.setFixedSize</w:t>
      </w:r>
      <w:proofErr w:type="spellEnd"/>
      <w:r w:rsidRPr="00490D31">
        <w:rPr>
          <w:lang w:val="en-US"/>
        </w:rPr>
        <w:t>(radius, radius)</w:t>
      </w:r>
      <w:r w:rsidRPr="00490D31">
        <w:rPr>
          <w:lang w:val="en-US"/>
        </w:rPr>
        <w:br/>
      </w:r>
      <w:r w:rsidRPr="00490D31">
        <w:rPr>
          <w:lang w:val="en-US"/>
        </w:rPr>
        <w:br/>
        <w:t xml:space="preserve">    def </w:t>
      </w:r>
      <w:proofErr w:type="spellStart"/>
      <w:r w:rsidRPr="00490D31">
        <w:rPr>
          <w:lang w:val="en-US"/>
        </w:rPr>
        <w:t>correctStyleSheet</w:t>
      </w:r>
      <w:proofErr w:type="spellEnd"/>
      <w:r w:rsidRPr="00490D31">
        <w:rPr>
          <w:lang w:val="en-US"/>
        </w:rPr>
        <w:t xml:space="preserve">(self, </w:t>
      </w:r>
      <w:proofErr w:type="spellStart"/>
      <w:r w:rsidRPr="00490D31">
        <w:rPr>
          <w:lang w:val="en-US"/>
        </w:rPr>
        <w:t>newStyleSheet</w:t>
      </w:r>
      <w:proofErr w:type="spellEnd"/>
      <w:r w:rsidRPr="00490D31">
        <w:rPr>
          <w:lang w:val="en-US"/>
        </w:rPr>
        <w:t>):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self.setStyleSheet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newStyleSheet</w:t>
      </w:r>
      <w:proofErr w:type="spellEnd"/>
      <w:r w:rsidRPr="00490D31">
        <w:rPr>
          <w:lang w:val="en-US"/>
        </w:rPr>
        <w:t>)</w:t>
      </w:r>
    </w:p>
    <w:p w14:paraId="5148A9FC" w14:textId="77777777" w:rsidR="00E96697" w:rsidRDefault="00E96697" w:rsidP="00E96697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Level_switcer.py</w:t>
      </w:r>
    </w:p>
    <w:p w14:paraId="6BAE11E5" w14:textId="77777777" w:rsidR="00E96697" w:rsidRPr="00490D31" w:rsidRDefault="00E96697" w:rsidP="00E96697">
      <w:pPr>
        <w:rPr>
          <w:lang w:val="en-US"/>
        </w:rPr>
      </w:pPr>
      <w:r w:rsidRPr="00490D31">
        <w:rPr>
          <w:lang w:val="en-US"/>
        </w:rPr>
        <w:t xml:space="preserve"># </w:t>
      </w:r>
      <w:r w:rsidRPr="001D18B7">
        <w:t>Создание</w:t>
      </w:r>
      <w:r w:rsidRPr="00490D31">
        <w:rPr>
          <w:lang w:val="en-US"/>
        </w:rPr>
        <w:t xml:space="preserve"> </w:t>
      </w:r>
      <w:r w:rsidRPr="001D18B7">
        <w:t>класса</w:t>
      </w:r>
      <w:r w:rsidRPr="00490D31">
        <w:rPr>
          <w:lang w:val="en-US"/>
        </w:rPr>
        <w:t xml:space="preserve"> </w:t>
      </w:r>
      <w:r w:rsidRPr="001D18B7">
        <w:t>формы</w:t>
      </w:r>
      <w:r w:rsidRPr="00490D31">
        <w:rPr>
          <w:lang w:val="en-US"/>
        </w:rPr>
        <w:t xml:space="preserve"> </w:t>
      </w:r>
      <w:r w:rsidRPr="001D18B7">
        <w:t>с</w:t>
      </w:r>
      <w:r w:rsidRPr="00490D31">
        <w:rPr>
          <w:lang w:val="en-US"/>
        </w:rPr>
        <w:t xml:space="preserve"> </w:t>
      </w:r>
      <w:r w:rsidRPr="001D18B7">
        <w:t>кнопками</w:t>
      </w:r>
      <w:r w:rsidRPr="00490D31">
        <w:rPr>
          <w:lang w:val="en-US"/>
        </w:rPr>
        <w:t xml:space="preserve"> </w:t>
      </w:r>
      <w:r w:rsidRPr="001D18B7">
        <w:t>уровней</w:t>
      </w:r>
      <w:r w:rsidRPr="00490D31">
        <w:rPr>
          <w:lang w:val="en-US"/>
        </w:rPr>
        <w:br/>
        <w:t xml:space="preserve">class </w:t>
      </w:r>
      <w:proofErr w:type="spellStart"/>
      <w:r w:rsidRPr="00490D31">
        <w:rPr>
          <w:lang w:val="en-US"/>
        </w:rPr>
        <w:t>LevelSwitcher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QMainWindow</w:t>
      </w:r>
      <w:proofErr w:type="spellEnd"/>
      <w:r w:rsidRPr="00490D31">
        <w:rPr>
          <w:lang w:val="en-US"/>
        </w:rPr>
        <w:t>):</w:t>
      </w:r>
      <w:r w:rsidRPr="00490D31">
        <w:rPr>
          <w:lang w:val="en-US"/>
        </w:rPr>
        <w:br/>
        <w:t xml:space="preserve">    def __</w:t>
      </w:r>
      <w:proofErr w:type="spellStart"/>
      <w:r w:rsidRPr="00490D31">
        <w:rPr>
          <w:lang w:val="en-US"/>
        </w:rPr>
        <w:t>init</w:t>
      </w:r>
      <w:proofErr w:type="spellEnd"/>
      <w:r w:rsidRPr="00490D31">
        <w:rPr>
          <w:lang w:val="en-US"/>
        </w:rPr>
        <w:t>__(self):</w:t>
      </w:r>
      <w:r w:rsidRPr="00490D31">
        <w:rPr>
          <w:lang w:val="en-US"/>
        </w:rPr>
        <w:br/>
        <w:t xml:space="preserve">        super().__</w:t>
      </w:r>
      <w:proofErr w:type="spellStart"/>
      <w:r w:rsidRPr="00490D31">
        <w:rPr>
          <w:lang w:val="en-US"/>
        </w:rPr>
        <w:t>init</w:t>
      </w:r>
      <w:proofErr w:type="spellEnd"/>
      <w:r w:rsidRPr="00490D31">
        <w:rPr>
          <w:lang w:val="en-US"/>
        </w:rPr>
        <w:t>__()</w:t>
      </w:r>
      <w:r w:rsidRPr="00490D31">
        <w:rPr>
          <w:lang w:val="en-US"/>
        </w:rPr>
        <w:br/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self.central_widget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QWidget</w:t>
      </w:r>
      <w:proofErr w:type="spellEnd"/>
      <w:r w:rsidRPr="00490D31">
        <w:rPr>
          <w:lang w:val="en-US"/>
        </w:rPr>
        <w:t>()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self.setCentralWidget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self.central_widget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</w:r>
      <w:r w:rsidRPr="00490D31">
        <w:rPr>
          <w:lang w:val="en-US"/>
        </w:rPr>
        <w:br/>
        <w:t xml:space="preserve">        # </w:t>
      </w:r>
      <w:r w:rsidRPr="001D18B7">
        <w:t>Объявление</w:t>
      </w:r>
      <w:r w:rsidRPr="00490D31">
        <w:rPr>
          <w:lang w:val="en-US"/>
        </w:rPr>
        <w:t xml:space="preserve"> </w:t>
      </w:r>
      <w:r w:rsidRPr="001D18B7">
        <w:t>главного</w:t>
      </w:r>
      <w:r w:rsidRPr="00490D31">
        <w:rPr>
          <w:lang w:val="en-US"/>
        </w:rPr>
        <w:t xml:space="preserve"> </w:t>
      </w:r>
      <w:r w:rsidRPr="001D18B7">
        <w:t>шаблона</w:t>
      </w:r>
      <w:r w:rsidRPr="00490D31">
        <w:rPr>
          <w:lang w:val="en-US"/>
        </w:rPr>
        <w:t xml:space="preserve"> </w:t>
      </w:r>
      <w:r w:rsidRPr="001D18B7">
        <w:t>формы</w:t>
      </w:r>
      <w:r w:rsidRPr="00490D31">
        <w:rPr>
          <w:lang w:val="en-US"/>
        </w:rPr>
        <w:t xml:space="preserve"> </w:t>
      </w:r>
      <w:r w:rsidRPr="001D18B7">
        <w:t>и</w:t>
      </w:r>
      <w:r w:rsidRPr="00490D31">
        <w:rPr>
          <w:lang w:val="en-US"/>
        </w:rPr>
        <w:t xml:space="preserve"> </w:t>
      </w:r>
      <w:r w:rsidRPr="001D18B7">
        <w:t>добавление</w:t>
      </w:r>
      <w:r w:rsidRPr="00490D31">
        <w:rPr>
          <w:lang w:val="en-US"/>
        </w:rPr>
        <w:t xml:space="preserve"> </w:t>
      </w:r>
      <w:r w:rsidRPr="001D18B7">
        <w:t>в</w:t>
      </w:r>
      <w:r w:rsidRPr="00490D31">
        <w:rPr>
          <w:lang w:val="en-US"/>
        </w:rPr>
        <w:t xml:space="preserve"> </w:t>
      </w:r>
      <w:r w:rsidRPr="001D18B7">
        <w:t>него</w:t>
      </w:r>
      <w:r w:rsidRPr="00490D31">
        <w:rPr>
          <w:lang w:val="en-US"/>
        </w:rPr>
        <w:t xml:space="preserve"> </w:t>
      </w:r>
      <w:r w:rsidRPr="001D18B7">
        <w:t>индикатора</w:t>
      </w:r>
      <w:r w:rsidRPr="00490D31">
        <w:rPr>
          <w:lang w:val="en-US"/>
        </w:rPr>
        <w:t xml:space="preserve"> </w:t>
      </w:r>
      <w:r w:rsidRPr="001D18B7">
        <w:t>сложности</w:t>
      </w:r>
      <w:r w:rsidRPr="00490D31">
        <w:rPr>
          <w:lang w:val="en-US"/>
        </w:rPr>
        <w:t xml:space="preserve"> (</w:t>
      </w:r>
      <w:r w:rsidRPr="001D18B7">
        <w:t>добавляется</w:t>
      </w:r>
      <w:r w:rsidRPr="00490D31">
        <w:rPr>
          <w:lang w:val="en-US"/>
        </w:rPr>
        <w:t xml:space="preserve"> </w:t>
      </w:r>
      <w:r w:rsidRPr="001D18B7">
        <w:t>извне</w:t>
      </w:r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self.main_layout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QVBoxLayout</w:t>
      </w:r>
      <w:proofErr w:type="spellEnd"/>
      <w:r w:rsidRPr="00490D31">
        <w:rPr>
          <w:lang w:val="en-US"/>
        </w:rPr>
        <w:t>()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self.difficulty_indicator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difficulty_indicator.DifficultyIndicator</w:t>
      </w:r>
      <w:proofErr w:type="spellEnd"/>
      <w:r w:rsidRPr="00490D31">
        <w:rPr>
          <w:lang w:val="en-US"/>
        </w:rPr>
        <w:t>()</w:t>
      </w:r>
      <w:r w:rsidRPr="00490D31">
        <w:rPr>
          <w:lang w:val="en-US"/>
        </w:rPr>
        <w:br/>
        <w:t xml:space="preserve">        self.difficulty_indicator.main_widget.setParent(self.central_widget)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self.difficulty_indicator.main_widget.move</w:t>
      </w:r>
      <w:proofErr w:type="spellEnd"/>
      <w:r w:rsidRPr="00490D31">
        <w:rPr>
          <w:lang w:val="en-US"/>
        </w:rPr>
        <w:t>(14, 46)</w:t>
      </w:r>
      <w:r w:rsidRPr="00490D31">
        <w:rPr>
          <w:lang w:val="en-US"/>
        </w:rPr>
        <w:br/>
      </w:r>
      <w:r w:rsidRPr="00490D31">
        <w:rPr>
          <w:lang w:val="en-US"/>
        </w:rPr>
        <w:br/>
        <w:t xml:space="preserve">        # </w:t>
      </w:r>
      <w:r w:rsidRPr="001D18B7">
        <w:t>Создание</w:t>
      </w:r>
      <w:r w:rsidRPr="00490D31">
        <w:rPr>
          <w:lang w:val="en-US"/>
        </w:rPr>
        <w:t xml:space="preserve"> </w:t>
      </w:r>
      <w:r w:rsidRPr="001D18B7">
        <w:t>и</w:t>
      </w:r>
      <w:r w:rsidRPr="00490D31">
        <w:rPr>
          <w:lang w:val="en-US"/>
        </w:rPr>
        <w:t xml:space="preserve"> </w:t>
      </w:r>
      <w:r w:rsidRPr="001D18B7">
        <w:t>добавление</w:t>
      </w:r>
      <w:r w:rsidRPr="00490D31">
        <w:rPr>
          <w:lang w:val="en-US"/>
        </w:rPr>
        <w:t xml:space="preserve"> </w:t>
      </w:r>
      <w:r w:rsidRPr="001D18B7">
        <w:t>таблички</w:t>
      </w:r>
      <w:r w:rsidRPr="00490D31">
        <w:rPr>
          <w:lang w:val="en-US"/>
        </w:rPr>
        <w:t xml:space="preserve"> </w:t>
      </w:r>
      <w:r w:rsidRPr="001D18B7">
        <w:t>УРОВНИ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self.level_label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QLabel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self.central_widget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self.level_label.move</w:t>
      </w:r>
      <w:proofErr w:type="spellEnd"/>
      <w:r w:rsidRPr="00490D31">
        <w:rPr>
          <w:lang w:val="en-US"/>
        </w:rPr>
        <w:t xml:space="preserve">(890 - </w:t>
      </w:r>
      <w:proofErr w:type="spellStart"/>
      <w:r w:rsidRPr="00490D31">
        <w:rPr>
          <w:lang w:val="en-US"/>
        </w:rPr>
        <w:t>self.level_label.width</w:t>
      </w:r>
      <w:proofErr w:type="spellEnd"/>
      <w:r w:rsidRPr="00490D31">
        <w:rPr>
          <w:lang w:val="en-US"/>
        </w:rPr>
        <w:t>(), 249)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self.level_label.setText</w:t>
      </w:r>
      <w:proofErr w:type="spellEnd"/>
      <w:r w:rsidRPr="00490D31">
        <w:rPr>
          <w:lang w:val="en-US"/>
        </w:rPr>
        <w:t xml:space="preserve">('   </w:t>
      </w:r>
      <w:r w:rsidRPr="001D18B7">
        <w:t>УРОВНИ</w:t>
      </w:r>
      <w:r w:rsidRPr="00490D31">
        <w:rPr>
          <w:lang w:val="en-US"/>
        </w:rPr>
        <w:t xml:space="preserve">  ')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self.level_label.setFixedSize</w:t>
      </w:r>
      <w:proofErr w:type="spellEnd"/>
      <w:r w:rsidRPr="00490D31">
        <w:rPr>
          <w:lang w:val="en-US"/>
        </w:rPr>
        <w:t>(354, 104)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self.level_label.setStyleSheet</w:t>
      </w:r>
      <w:proofErr w:type="spellEnd"/>
      <w:r w:rsidRPr="00490D31">
        <w:rPr>
          <w:lang w:val="en-US"/>
        </w:rPr>
        <w:t xml:space="preserve">('''background: </w:t>
      </w:r>
      <w:proofErr w:type="spellStart"/>
      <w:r w:rsidRPr="00490D31">
        <w:rPr>
          <w:lang w:val="en-US"/>
        </w:rPr>
        <w:t>rgba</w:t>
      </w:r>
      <w:proofErr w:type="spellEnd"/>
      <w:r w:rsidRPr="00490D31">
        <w:rPr>
          <w:lang w:val="en-US"/>
        </w:rPr>
        <w:t>(3, 3, 3, 0.85);</w:t>
      </w:r>
      <w:r w:rsidRPr="00490D31">
        <w:rPr>
          <w:lang w:val="en-US"/>
        </w:rPr>
        <w:br/>
        <w:t xml:space="preserve">                                                 border-radius: 50px;</w:t>
      </w:r>
      <w:r w:rsidRPr="00490D31">
        <w:rPr>
          <w:lang w:val="en-US"/>
        </w:rPr>
        <w:br/>
      </w:r>
      <w:r w:rsidRPr="00490D31">
        <w:rPr>
          <w:lang w:val="en-US"/>
        </w:rPr>
        <w:lastRenderedPageBreak/>
        <w:t xml:space="preserve">                                                 font-weight: 400;</w:t>
      </w:r>
      <w:r w:rsidRPr="00490D31">
        <w:rPr>
          <w:lang w:val="en-US"/>
        </w:rPr>
        <w:br/>
        <w:t xml:space="preserve">                                                 </w:t>
      </w:r>
      <w:proofErr w:type="spellStart"/>
      <w:r w:rsidRPr="00490D31">
        <w:rPr>
          <w:lang w:val="en-US"/>
        </w:rPr>
        <w:t>color:white</w:t>
      </w:r>
      <w:proofErr w:type="spellEnd"/>
      <w:r w:rsidRPr="00490D31">
        <w:rPr>
          <w:lang w:val="en-US"/>
        </w:rPr>
        <w:t>;</w:t>
      </w:r>
      <w:r w:rsidRPr="00490D31">
        <w:rPr>
          <w:lang w:val="en-US"/>
        </w:rPr>
        <w:br/>
        <w:t xml:space="preserve">                                                 font-size: 64px;''')</w:t>
      </w:r>
      <w:r w:rsidRPr="00490D31">
        <w:rPr>
          <w:lang w:val="en-US"/>
        </w:rPr>
        <w:br/>
      </w:r>
      <w:r w:rsidRPr="00490D31">
        <w:rPr>
          <w:lang w:val="en-US"/>
        </w:rPr>
        <w:br/>
        <w:t xml:space="preserve">        # </w:t>
      </w:r>
      <w:r w:rsidRPr="001D18B7">
        <w:t>Создание</w:t>
      </w:r>
      <w:r w:rsidRPr="00490D31">
        <w:rPr>
          <w:lang w:val="en-US"/>
        </w:rPr>
        <w:t xml:space="preserve"> </w:t>
      </w:r>
      <w:r w:rsidRPr="001D18B7">
        <w:t>формы</w:t>
      </w:r>
      <w:r w:rsidRPr="00490D31">
        <w:rPr>
          <w:lang w:val="en-US"/>
        </w:rPr>
        <w:t xml:space="preserve"> </w:t>
      </w:r>
      <w:r w:rsidRPr="001D18B7">
        <w:t>с</w:t>
      </w:r>
      <w:r w:rsidRPr="00490D31">
        <w:rPr>
          <w:lang w:val="en-US"/>
        </w:rPr>
        <w:t xml:space="preserve"> </w:t>
      </w:r>
      <w:r w:rsidRPr="001D18B7">
        <w:t>кнопками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self.buttons_layout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QHBoxLayout</w:t>
      </w:r>
      <w:proofErr w:type="spellEnd"/>
      <w:r w:rsidRPr="00490D31">
        <w:rPr>
          <w:lang w:val="en-US"/>
        </w:rPr>
        <w:t>()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self.buttons_layout.setContentsMargins</w:t>
      </w:r>
      <w:proofErr w:type="spellEnd"/>
      <w:r w:rsidRPr="00490D31">
        <w:rPr>
          <w:lang w:val="en-US"/>
        </w:rPr>
        <w:t>(150, 0, 150, 0)</w:t>
      </w:r>
      <w:r w:rsidRPr="00490D31">
        <w:rPr>
          <w:lang w:val="en-US"/>
        </w:rPr>
        <w:br/>
        <w:t xml:space="preserve">        # </w:t>
      </w:r>
      <w:r w:rsidRPr="001D18B7">
        <w:t>Последовательная</w:t>
      </w:r>
      <w:r w:rsidRPr="00490D31">
        <w:rPr>
          <w:lang w:val="en-US"/>
        </w:rPr>
        <w:t xml:space="preserve"> </w:t>
      </w:r>
      <w:r w:rsidRPr="001D18B7">
        <w:t>генерация</w:t>
      </w:r>
      <w:r w:rsidRPr="00490D31">
        <w:rPr>
          <w:lang w:val="en-US"/>
        </w:rPr>
        <w:t xml:space="preserve"> </w:t>
      </w:r>
      <w:r w:rsidRPr="001D18B7">
        <w:t>кнопок</w:t>
      </w:r>
      <w:r w:rsidRPr="00490D31">
        <w:rPr>
          <w:lang w:val="en-US"/>
        </w:rPr>
        <w:br/>
        <w:t xml:space="preserve">        for </w:t>
      </w:r>
      <w:proofErr w:type="spellStart"/>
      <w:r w:rsidRPr="00490D31">
        <w:rPr>
          <w:lang w:val="en-US"/>
        </w:rPr>
        <w:t>i</w:t>
      </w:r>
      <w:proofErr w:type="spellEnd"/>
      <w:r w:rsidRPr="00490D31">
        <w:rPr>
          <w:lang w:val="en-US"/>
        </w:rPr>
        <w:t xml:space="preserve"> in range(1, 6):</w:t>
      </w:r>
      <w:r w:rsidRPr="00490D31">
        <w:rPr>
          <w:lang w:val="en-US"/>
        </w:rPr>
        <w:br/>
        <w:t xml:space="preserve">            </w:t>
      </w:r>
      <w:proofErr w:type="spellStart"/>
      <w:r w:rsidRPr="00490D31">
        <w:rPr>
          <w:lang w:val="en-US"/>
        </w:rPr>
        <w:t>self.level_button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QToolButton</w:t>
      </w:r>
      <w:proofErr w:type="spellEnd"/>
      <w:r w:rsidRPr="00490D31">
        <w:rPr>
          <w:lang w:val="en-US"/>
        </w:rPr>
        <w:t>()</w:t>
      </w:r>
      <w:r w:rsidRPr="00490D31">
        <w:rPr>
          <w:lang w:val="en-US"/>
        </w:rPr>
        <w:br/>
        <w:t xml:space="preserve">            </w:t>
      </w:r>
      <w:proofErr w:type="spellStart"/>
      <w:r w:rsidRPr="00490D31">
        <w:rPr>
          <w:lang w:val="en-US"/>
        </w:rPr>
        <w:t>self.level_button.setText</w:t>
      </w:r>
      <w:proofErr w:type="spellEnd"/>
      <w:r w:rsidRPr="00490D31">
        <w:rPr>
          <w:lang w:val="en-US"/>
        </w:rPr>
        <w:t>(str(</w:t>
      </w:r>
      <w:proofErr w:type="spellStart"/>
      <w:r w:rsidRPr="00490D31">
        <w:rPr>
          <w:lang w:val="en-US"/>
        </w:rPr>
        <w:t>i</w:t>
      </w:r>
      <w:proofErr w:type="spellEnd"/>
      <w:r w:rsidRPr="00490D31">
        <w:rPr>
          <w:lang w:val="en-US"/>
        </w:rPr>
        <w:t>))</w:t>
      </w:r>
      <w:r w:rsidRPr="00490D31">
        <w:rPr>
          <w:lang w:val="en-US"/>
        </w:rPr>
        <w:br/>
        <w:t xml:space="preserve">            </w:t>
      </w:r>
      <w:proofErr w:type="spellStart"/>
      <w:r w:rsidRPr="00490D31">
        <w:rPr>
          <w:lang w:val="en-US"/>
        </w:rPr>
        <w:t>self.level_button.setFixedSize</w:t>
      </w:r>
      <w:proofErr w:type="spellEnd"/>
      <w:r w:rsidRPr="00490D31">
        <w:rPr>
          <w:lang w:val="en-US"/>
        </w:rPr>
        <w:t>(137, 131)</w:t>
      </w:r>
      <w:r w:rsidRPr="00490D31">
        <w:rPr>
          <w:lang w:val="en-US"/>
        </w:rPr>
        <w:br/>
        <w:t xml:space="preserve">            # </w:t>
      </w:r>
      <w:r w:rsidRPr="001D18B7">
        <w:t>Добавление</w:t>
      </w:r>
      <w:r w:rsidRPr="00490D31">
        <w:rPr>
          <w:lang w:val="en-US"/>
        </w:rPr>
        <w:t xml:space="preserve"> </w:t>
      </w:r>
      <w:r w:rsidRPr="001D18B7">
        <w:t>только</w:t>
      </w:r>
      <w:r w:rsidRPr="00490D31">
        <w:rPr>
          <w:lang w:val="en-US"/>
        </w:rPr>
        <w:t xml:space="preserve"> </w:t>
      </w:r>
      <w:r w:rsidRPr="001D18B7">
        <w:t>что</w:t>
      </w:r>
      <w:r w:rsidRPr="00490D31">
        <w:rPr>
          <w:lang w:val="en-US"/>
        </w:rPr>
        <w:t xml:space="preserve"> </w:t>
      </w:r>
      <w:r w:rsidRPr="001D18B7">
        <w:t>созданной</w:t>
      </w:r>
      <w:r w:rsidRPr="00490D31">
        <w:rPr>
          <w:lang w:val="en-US"/>
        </w:rPr>
        <w:t xml:space="preserve"> </w:t>
      </w:r>
      <w:r w:rsidRPr="001D18B7">
        <w:t>кнопке</w:t>
      </w:r>
      <w:r w:rsidRPr="00490D31">
        <w:rPr>
          <w:lang w:val="en-US"/>
        </w:rPr>
        <w:t xml:space="preserve"> </w:t>
      </w:r>
      <w:r w:rsidRPr="001D18B7">
        <w:t>функции</w:t>
      </w:r>
      <w:r w:rsidRPr="00490D31">
        <w:rPr>
          <w:lang w:val="en-US"/>
        </w:rPr>
        <w:t xml:space="preserve"> </w:t>
      </w:r>
      <w:r w:rsidRPr="001D18B7">
        <w:t>по</w:t>
      </w:r>
      <w:r w:rsidRPr="00490D31">
        <w:rPr>
          <w:lang w:val="en-US"/>
        </w:rPr>
        <w:t xml:space="preserve"> </w:t>
      </w:r>
      <w:r w:rsidRPr="001D18B7">
        <w:t>нажатию</w:t>
      </w:r>
      <w:r w:rsidRPr="00490D31">
        <w:rPr>
          <w:lang w:val="en-US"/>
        </w:rPr>
        <w:t xml:space="preserve">. (sender </w:t>
      </w:r>
      <w:r w:rsidRPr="001D18B7">
        <w:t>запоминает</w:t>
      </w:r>
      <w:r w:rsidRPr="00490D31">
        <w:rPr>
          <w:lang w:val="en-US"/>
        </w:rPr>
        <w:t xml:space="preserve"> </w:t>
      </w:r>
      <w:r w:rsidRPr="001D18B7">
        <w:t>и</w:t>
      </w:r>
      <w:r w:rsidRPr="00490D31">
        <w:rPr>
          <w:lang w:val="en-US"/>
        </w:rPr>
        <w:t xml:space="preserve"> </w:t>
      </w:r>
      <w:r w:rsidRPr="001D18B7">
        <w:t>выдает</w:t>
      </w:r>
      <w:r w:rsidRPr="00490D31">
        <w:rPr>
          <w:lang w:val="en-US"/>
        </w:rPr>
        <w:t xml:space="preserve"> </w:t>
      </w:r>
      <w:r w:rsidRPr="001D18B7">
        <w:t>указатель</w:t>
      </w:r>
      <w:r w:rsidRPr="00490D31">
        <w:rPr>
          <w:lang w:val="en-US"/>
        </w:rPr>
        <w:t xml:space="preserve"> </w:t>
      </w:r>
      <w:r w:rsidRPr="001D18B7">
        <w:t>на</w:t>
      </w:r>
      <w:r w:rsidRPr="00490D31">
        <w:rPr>
          <w:lang w:val="en-US"/>
        </w:rPr>
        <w:t xml:space="preserve"> </w:t>
      </w:r>
      <w:r w:rsidRPr="001D18B7">
        <w:t>конкретный</w:t>
      </w:r>
      <w:r w:rsidRPr="00490D31">
        <w:rPr>
          <w:lang w:val="en-US"/>
        </w:rPr>
        <w:t xml:space="preserve"> </w:t>
      </w:r>
      <w:r w:rsidRPr="001D18B7">
        <w:t>объект</w:t>
      </w:r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    </w:t>
      </w:r>
      <w:proofErr w:type="spellStart"/>
      <w:r w:rsidRPr="00490D31">
        <w:rPr>
          <w:lang w:val="en-US"/>
        </w:rPr>
        <w:t>self.level_button.clicked.connect</w:t>
      </w:r>
      <w:proofErr w:type="spellEnd"/>
      <w:r w:rsidRPr="00490D31">
        <w:rPr>
          <w:lang w:val="en-US"/>
        </w:rPr>
        <w:t xml:space="preserve">(lambda: </w:t>
      </w:r>
      <w:proofErr w:type="spellStart"/>
      <w:r w:rsidRPr="00490D31">
        <w:rPr>
          <w:lang w:val="en-US"/>
        </w:rPr>
        <w:t>setAndStartLevel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self.sender</w:t>
      </w:r>
      <w:proofErr w:type="spellEnd"/>
      <w:r w:rsidRPr="00490D31">
        <w:rPr>
          <w:lang w:val="en-US"/>
        </w:rPr>
        <w:t>().text()))</w:t>
      </w:r>
      <w:r w:rsidRPr="00490D31">
        <w:rPr>
          <w:lang w:val="en-US"/>
        </w:rPr>
        <w:br/>
        <w:t xml:space="preserve">            </w:t>
      </w:r>
      <w:proofErr w:type="spellStart"/>
      <w:r w:rsidRPr="00490D31">
        <w:rPr>
          <w:lang w:val="en-US"/>
        </w:rPr>
        <w:t>self.level_button.setStyleSheet</w:t>
      </w:r>
      <w:proofErr w:type="spellEnd"/>
      <w:r w:rsidRPr="00490D31">
        <w:rPr>
          <w:lang w:val="en-US"/>
        </w:rPr>
        <w:t>('''</w:t>
      </w:r>
      <w:r w:rsidRPr="00490D31">
        <w:rPr>
          <w:lang w:val="en-US"/>
        </w:rPr>
        <w:br/>
        <w:t xml:space="preserve">                                            background: </w:t>
      </w:r>
      <w:proofErr w:type="spellStart"/>
      <w:r w:rsidRPr="00490D31">
        <w:rPr>
          <w:lang w:val="en-US"/>
        </w:rPr>
        <w:t>rgba</w:t>
      </w:r>
      <w:proofErr w:type="spellEnd"/>
      <w:r w:rsidRPr="00490D31">
        <w:rPr>
          <w:lang w:val="en-US"/>
        </w:rPr>
        <w:t>(6, 6, 6, 0.66);</w:t>
      </w:r>
      <w:r w:rsidRPr="00490D31">
        <w:rPr>
          <w:lang w:val="en-US"/>
        </w:rPr>
        <w:br/>
        <w:t xml:space="preserve">                                            border-radius: 25px;</w:t>
      </w:r>
      <w:r w:rsidRPr="00490D31">
        <w:rPr>
          <w:lang w:val="en-US"/>
        </w:rPr>
        <w:br/>
        <w:t xml:space="preserve">                                            color: white;</w:t>
      </w:r>
      <w:r w:rsidRPr="00490D31">
        <w:rPr>
          <w:lang w:val="en-US"/>
        </w:rPr>
        <w:br/>
        <w:t xml:space="preserve">                                            font-size: 64px;</w:t>
      </w:r>
      <w:r w:rsidRPr="00490D31">
        <w:rPr>
          <w:lang w:val="en-US"/>
        </w:rPr>
        <w:br/>
        <w:t xml:space="preserve">                                            ''')</w:t>
      </w:r>
      <w:r w:rsidRPr="00490D31">
        <w:rPr>
          <w:lang w:val="en-US"/>
        </w:rPr>
        <w:br/>
        <w:t xml:space="preserve">            </w:t>
      </w:r>
      <w:proofErr w:type="spellStart"/>
      <w:r w:rsidRPr="00490D31">
        <w:rPr>
          <w:lang w:val="en-US"/>
        </w:rPr>
        <w:t>self.buttons_layout.addWidget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self.level_button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</w:r>
      <w:r w:rsidRPr="00490D31">
        <w:rPr>
          <w:lang w:val="en-US"/>
        </w:rPr>
        <w:br/>
        <w:t xml:space="preserve">        # </w:t>
      </w:r>
      <w:r w:rsidRPr="001D18B7">
        <w:t>Добавление</w:t>
      </w:r>
      <w:r w:rsidRPr="00490D31">
        <w:rPr>
          <w:lang w:val="en-US"/>
        </w:rPr>
        <w:t xml:space="preserve"> </w:t>
      </w:r>
      <w:r w:rsidRPr="001D18B7">
        <w:t>меню</w:t>
      </w:r>
      <w:r w:rsidRPr="00490D31">
        <w:rPr>
          <w:lang w:val="en-US"/>
        </w:rPr>
        <w:t xml:space="preserve"> </w:t>
      </w:r>
      <w:r w:rsidRPr="001D18B7">
        <w:t>возвращения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self.back_menu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BackMenu</w:t>
      </w:r>
      <w:proofErr w:type="spellEnd"/>
      <w:r w:rsidRPr="00490D31">
        <w:rPr>
          <w:lang w:val="en-US"/>
        </w:rPr>
        <w:t>()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self.back_menu.setContentsMargins</w:t>
      </w:r>
      <w:proofErr w:type="spellEnd"/>
      <w:r w:rsidRPr="00490D31">
        <w:rPr>
          <w:lang w:val="en-US"/>
        </w:rPr>
        <w:t>(1000, 0, 0, 0)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self.main_layout.setContentsMargins</w:t>
      </w:r>
      <w:proofErr w:type="spellEnd"/>
      <w:r w:rsidRPr="00490D31">
        <w:rPr>
          <w:lang w:val="en-US"/>
        </w:rPr>
        <w:t>(0, 400, 0, 0)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self.main_layout.addLayout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self.buttons_layout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self.main_layout.addLayout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self.back_menu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self.central_widget.setLayout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self.main_layout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</w:r>
      <w:r w:rsidRPr="00490D31">
        <w:rPr>
          <w:lang w:val="en-US"/>
        </w:rPr>
        <w:br/>
      </w:r>
      <w:r w:rsidRPr="00490D31">
        <w:rPr>
          <w:lang w:val="en-US"/>
        </w:rPr>
        <w:br/>
        <w:t xml:space="preserve">def </w:t>
      </w:r>
      <w:proofErr w:type="spellStart"/>
      <w:r w:rsidRPr="00490D31">
        <w:rPr>
          <w:lang w:val="en-US"/>
        </w:rPr>
        <w:t>setAndStartLevel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level_number</w:t>
      </w:r>
      <w:proofErr w:type="spellEnd"/>
      <w:r w:rsidRPr="00490D31">
        <w:rPr>
          <w:lang w:val="en-US"/>
        </w:rPr>
        <w:t>):</w:t>
      </w:r>
      <w:r w:rsidRPr="00490D31">
        <w:rPr>
          <w:lang w:val="en-US"/>
        </w:rPr>
        <w:br/>
        <w:t xml:space="preserve">    </w:t>
      </w:r>
      <w:proofErr w:type="spellStart"/>
      <w:r w:rsidRPr="00490D31">
        <w:rPr>
          <w:lang w:val="en-US"/>
        </w:rPr>
        <w:t>core.GLOBAL.CURRENT_LEVEL_NUMBER.text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level_number</w:t>
      </w:r>
      <w:proofErr w:type="spellEnd"/>
      <w:r w:rsidRPr="00490D31">
        <w:rPr>
          <w:lang w:val="en-US"/>
        </w:rPr>
        <w:br/>
        <w:t xml:space="preserve">    </w:t>
      </w:r>
      <w:proofErr w:type="spellStart"/>
      <w:r w:rsidRPr="00490D31">
        <w:rPr>
          <w:lang w:val="en-US"/>
        </w:rPr>
        <w:t>core.GLOBAL.CURRENT_WINDOW.text</w:t>
      </w:r>
      <w:proofErr w:type="spellEnd"/>
      <w:r w:rsidRPr="00490D31">
        <w:rPr>
          <w:lang w:val="en-US"/>
        </w:rPr>
        <w:t xml:space="preserve"> = '</w:t>
      </w:r>
      <w:proofErr w:type="spellStart"/>
      <w:r w:rsidRPr="00490D31">
        <w:rPr>
          <w:lang w:val="en-US"/>
        </w:rPr>
        <w:t>LevelWindow</w:t>
      </w:r>
      <w:proofErr w:type="spellEnd"/>
      <w:r w:rsidRPr="00490D31">
        <w:rPr>
          <w:lang w:val="en-US"/>
        </w:rPr>
        <w:t>'</w:t>
      </w:r>
    </w:p>
    <w:p w14:paraId="0FF166DF" w14:textId="77777777" w:rsidR="00E96697" w:rsidRDefault="00E96697" w:rsidP="00E96697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Difficulty_indicator.py</w:t>
      </w:r>
    </w:p>
    <w:p w14:paraId="3B04230C" w14:textId="77777777" w:rsidR="00E96697" w:rsidRPr="00490D31" w:rsidRDefault="00E96697" w:rsidP="00E96697">
      <w:pPr>
        <w:rPr>
          <w:lang w:val="en-US"/>
        </w:rPr>
      </w:pPr>
      <w:r w:rsidRPr="00490D31">
        <w:rPr>
          <w:lang w:val="en-US"/>
        </w:rPr>
        <w:t xml:space="preserve">from PyQt5.QtWidgets import </w:t>
      </w:r>
      <w:proofErr w:type="spellStart"/>
      <w:r w:rsidRPr="00490D31">
        <w:rPr>
          <w:lang w:val="en-US"/>
        </w:rPr>
        <w:t>QLabel</w:t>
      </w:r>
      <w:proofErr w:type="spellEnd"/>
      <w:r w:rsidRPr="00490D31">
        <w:rPr>
          <w:lang w:val="en-US"/>
        </w:rPr>
        <w:t xml:space="preserve">, </w:t>
      </w:r>
      <w:proofErr w:type="spellStart"/>
      <w:r w:rsidRPr="00490D31">
        <w:rPr>
          <w:lang w:val="en-US"/>
        </w:rPr>
        <w:t>QWidget</w:t>
      </w:r>
      <w:proofErr w:type="spellEnd"/>
      <w:r w:rsidRPr="00490D31">
        <w:rPr>
          <w:lang w:val="en-US"/>
        </w:rPr>
        <w:t xml:space="preserve">, </w:t>
      </w:r>
      <w:proofErr w:type="spellStart"/>
      <w:r w:rsidRPr="00490D31">
        <w:rPr>
          <w:lang w:val="en-US"/>
        </w:rPr>
        <w:t>QHBoxLayout</w:t>
      </w:r>
      <w:proofErr w:type="spellEnd"/>
      <w:r w:rsidRPr="00490D31">
        <w:rPr>
          <w:lang w:val="en-US"/>
        </w:rPr>
        <w:br/>
        <w:t xml:space="preserve">from </w:t>
      </w:r>
      <w:proofErr w:type="spellStart"/>
      <w:r w:rsidRPr="00490D31">
        <w:rPr>
          <w:lang w:val="en-US"/>
        </w:rPr>
        <w:t>UI.common.ellipse</w:t>
      </w:r>
      <w:proofErr w:type="spellEnd"/>
      <w:r w:rsidRPr="00490D31">
        <w:rPr>
          <w:lang w:val="en-US"/>
        </w:rPr>
        <w:t xml:space="preserve"> import Ellipse</w:t>
      </w:r>
      <w:r w:rsidRPr="00490D31">
        <w:rPr>
          <w:lang w:val="en-US"/>
        </w:rPr>
        <w:br/>
        <w:t xml:space="preserve">import </w:t>
      </w:r>
      <w:proofErr w:type="spellStart"/>
      <w:r w:rsidRPr="00490D31">
        <w:rPr>
          <w:lang w:val="en-US"/>
        </w:rPr>
        <w:t>core.GLOBAL</w:t>
      </w:r>
      <w:proofErr w:type="spellEnd"/>
      <w:r w:rsidRPr="00490D31">
        <w:rPr>
          <w:lang w:val="en-US"/>
        </w:rPr>
        <w:br/>
      </w:r>
      <w:r w:rsidRPr="00490D31">
        <w:rPr>
          <w:lang w:val="en-US"/>
        </w:rPr>
        <w:br/>
        <w:t xml:space="preserve"># </w:t>
      </w:r>
      <w:r w:rsidRPr="001D18B7">
        <w:t>Класс</w:t>
      </w:r>
      <w:r w:rsidRPr="00490D31">
        <w:rPr>
          <w:lang w:val="en-US"/>
        </w:rPr>
        <w:t xml:space="preserve"> </w:t>
      </w:r>
      <w:r w:rsidRPr="001D18B7">
        <w:t>индикатора</w:t>
      </w:r>
      <w:r w:rsidRPr="00490D31">
        <w:rPr>
          <w:lang w:val="en-US"/>
        </w:rPr>
        <w:t xml:space="preserve"> </w:t>
      </w:r>
      <w:r w:rsidRPr="001D18B7">
        <w:t>сложности</w:t>
      </w:r>
      <w:r w:rsidRPr="00490D31">
        <w:rPr>
          <w:lang w:val="en-US"/>
        </w:rPr>
        <w:t xml:space="preserve">. </w:t>
      </w:r>
      <w:r w:rsidRPr="001D18B7">
        <w:t>Встраивается</w:t>
      </w:r>
      <w:r w:rsidRPr="00490D31">
        <w:rPr>
          <w:lang w:val="en-US"/>
        </w:rPr>
        <w:t xml:space="preserve"> </w:t>
      </w:r>
      <w:r w:rsidRPr="001D18B7">
        <w:t>в</w:t>
      </w:r>
      <w:r w:rsidRPr="00490D31">
        <w:rPr>
          <w:lang w:val="en-US"/>
        </w:rPr>
        <w:t xml:space="preserve"> </w:t>
      </w:r>
      <w:proofErr w:type="spellStart"/>
      <w:r w:rsidRPr="00490D31">
        <w:rPr>
          <w:lang w:val="en-US"/>
        </w:rPr>
        <w:t>LevelSwitcher</w:t>
      </w:r>
      <w:proofErr w:type="spellEnd"/>
      <w:r w:rsidRPr="00490D31">
        <w:rPr>
          <w:lang w:val="en-US"/>
        </w:rPr>
        <w:br/>
        <w:t xml:space="preserve">class </w:t>
      </w:r>
      <w:proofErr w:type="spellStart"/>
      <w:r w:rsidRPr="00490D31">
        <w:rPr>
          <w:lang w:val="en-US"/>
        </w:rPr>
        <w:t>DifficultyIndicator</w:t>
      </w:r>
      <w:proofErr w:type="spellEnd"/>
      <w:r w:rsidRPr="00490D31">
        <w:rPr>
          <w:lang w:val="en-US"/>
        </w:rPr>
        <w:t>:</w:t>
      </w:r>
      <w:r w:rsidRPr="00490D31">
        <w:rPr>
          <w:lang w:val="en-US"/>
        </w:rPr>
        <w:br/>
        <w:t xml:space="preserve">    def __</w:t>
      </w:r>
      <w:proofErr w:type="spellStart"/>
      <w:r w:rsidRPr="00490D31">
        <w:rPr>
          <w:lang w:val="en-US"/>
        </w:rPr>
        <w:t>init</w:t>
      </w:r>
      <w:proofErr w:type="spellEnd"/>
      <w:r w:rsidRPr="00490D31">
        <w:rPr>
          <w:lang w:val="en-US"/>
        </w:rPr>
        <w:t>__(self):</w:t>
      </w:r>
      <w:r w:rsidRPr="00490D31">
        <w:rPr>
          <w:lang w:val="en-US"/>
        </w:rPr>
        <w:br/>
        <w:t xml:space="preserve">        # </w:t>
      </w:r>
      <w:r w:rsidRPr="001D18B7">
        <w:t>Объявление</w:t>
      </w:r>
      <w:r w:rsidRPr="00490D31">
        <w:rPr>
          <w:lang w:val="en-US"/>
        </w:rPr>
        <w:t xml:space="preserve"> </w:t>
      </w:r>
      <w:r w:rsidRPr="001D18B7">
        <w:t>главного</w:t>
      </w:r>
      <w:r w:rsidRPr="00490D31">
        <w:rPr>
          <w:lang w:val="en-US"/>
        </w:rPr>
        <w:t xml:space="preserve"> (</w:t>
      </w:r>
      <w:r w:rsidRPr="001D18B7">
        <w:t>центрального</w:t>
      </w:r>
      <w:r w:rsidRPr="00490D31">
        <w:rPr>
          <w:lang w:val="en-US"/>
        </w:rPr>
        <w:t xml:space="preserve"> </w:t>
      </w:r>
      <w:r w:rsidRPr="001D18B7">
        <w:t>виджета</w:t>
      </w:r>
      <w:r w:rsidRPr="00490D31">
        <w:rPr>
          <w:lang w:val="en-US"/>
        </w:rPr>
        <w:t>)</w:t>
      </w:r>
      <w:r w:rsidRPr="00490D31">
        <w:rPr>
          <w:lang w:val="en-US"/>
        </w:rPr>
        <w:br/>
      </w:r>
      <w:r w:rsidRPr="00490D31">
        <w:rPr>
          <w:lang w:val="en-US"/>
        </w:rPr>
        <w:lastRenderedPageBreak/>
        <w:t xml:space="preserve">        </w:t>
      </w:r>
      <w:proofErr w:type="spellStart"/>
      <w:r w:rsidRPr="00490D31">
        <w:rPr>
          <w:lang w:val="en-US"/>
        </w:rPr>
        <w:t>self.main_widget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QWidget</w:t>
      </w:r>
      <w:proofErr w:type="spellEnd"/>
      <w:r w:rsidRPr="00490D31">
        <w:rPr>
          <w:lang w:val="en-US"/>
        </w:rPr>
        <w:t>()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self.main_widget.setFixedSize</w:t>
      </w:r>
      <w:proofErr w:type="spellEnd"/>
      <w:r w:rsidRPr="00490D31">
        <w:rPr>
          <w:lang w:val="en-US"/>
        </w:rPr>
        <w:t>(504, 163)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self.main_widget.setStyleSheet</w:t>
      </w:r>
      <w:proofErr w:type="spellEnd"/>
      <w:r w:rsidRPr="00490D31">
        <w:rPr>
          <w:lang w:val="en-US"/>
        </w:rPr>
        <w:t xml:space="preserve">('background: </w:t>
      </w:r>
      <w:proofErr w:type="spellStart"/>
      <w:r w:rsidRPr="00490D31">
        <w:rPr>
          <w:lang w:val="en-US"/>
        </w:rPr>
        <w:t>rgba</w:t>
      </w:r>
      <w:proofErr w:type="spellEnd"/>
      <w:r w:rsidRPr="00490D31">
        <w:rPr>
          <w:lang w:val="en-US"/>
        </w:rPr>
        <w:t>(1, 1, 1, 0.06);\</w:t>
      </w:r>
      <w:r w:rsidRPr="00490D31">
        <w:rPr>
          <w:lang w:val="en-US"/>
        </w:rPr>
        <w:br/>
        <w:t xml:space="preserve">                                        border-radius: 60px;')</w:t>
      </w:r>
      <w:r w:rsidRPr="00490D31">
        <w:rPr>
          <w:lang w:val="en-US"/>
        </w:rPr>
        <w:br/>
        <w:t xml:space="preserve">        # </w:t>
      </w:r>
      <w:r w:rsidRPr="001D18B7">
        <w:t>Объявление</w:t>
      </w:r>
      <w:r w:rsidRPr="00490D31">
        <w:rPr>
          <w:lang w:val="en-US"/>
        </w:rPr>
        <w:t xml:space="preserve"> </w:t>
      </w:r>
      <w:r w:rsidRPr="001D18B7">
        <w:t>элементов</w:t>
      </w:r>
      <w:r w:rsidRPr="00490D31">
        <w:rPr>
          <w:lang w:val="en-US"/>
        </w:rPr>
        <w:t xml:space="preserve"> </w:t>
      </w:r>
      <w:r w:rsidRPr="001D18B7">
        <w:t>индикатора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self.elements_layout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QHBoxLayout</w:t>
      </w:r>
      <w:proofErr w:type="spellEnd"/>
      <w:r w:rsidRPr="00490D31">
        <w:rPr>
          <w:lang w:val="en-US"/>
        </w:rPr>
        <w:t>()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self.ellipse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QLabel</w:t>
      </w:r>
      <w:proofErr w:type="spellEnd"/>
      <w:r w:rsidRPr="00490D31">
        <w:rPr>
          <w:lang w:val="en-US"/>
        </w:rPr>
        <w:t>()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self.ellipse.setFixedSize</w:t>
      </w:r>
      <w:proofErr w:type="spellEnd"/>
      <w:r w:rsidRPr="00490D31">
        <w:rPr>
          <w:lang w:val="en-US"/>
        </w:rPr>
        <w:t>(84, 84)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self.ellipse.setStyleSheet</w:t>
      </w:r>
      <w:proofErr w:type="spellEnd"/>
      <w:r w:rsidRPr="00490D31">
        <w:rPr>
          <w:lang w:val="en-US"/>
        </w:rPr>
        <w:t xml:space="preserve">('background: </w:t>
      </w:r>
      <w:proofErr w:type="spellStart"/>
      <w:r w:rsidRPr="00490D31">
        <w:rPr>
          <w:lang w:val="en-US"/>
        </w:rPr>
        <w:t>rgba</w:t>
      </w:r>
      <w:proofErr w:type="spellEnd"/>
      <w:r w:rsidRPr="00490D31">
        <w:rPr>
          <w:lang w:val="en-US"/>
        </w:rPr>
        <w:t>(1, 1, 1, 0.94);\</w:t>
      </w:r>
      <w:r w:rsidRPr="00490D31">
        <w:rPr>
          <w:lang w:val="en-US"/>
        </w:rPr>
        <w:br/>
        <w:t xml:space="preserve">                                    border-radius: 42px;')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self.rectangle_with_difficulty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QLabel</w:t>
      </w:r>
      <w:proofErr w:type="spellEnd"/>
      <w:r w:rsidRPr="00490D31">
        <w:rPr>
          <w:lang w:val="en-US"/>
        </w:rPr>
        <w:t>()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self.rectangle_with_difficulty</w:t>
      </w:r>
      <w:proofErr w:type="spellEnd"/>
      <w:r w:rsidRPr="00490D31">
        <w:rPr>
          <w:lang w:val="en-US"/>
        </w:rPr>
        <w:t>\</w:t>
      </w:r>
      <w:r w:rsidRPr="00490D31">
        <w:rPr>
          <w:lang w:val="en-US"/>
        </w:rPr>
        <w:br/>
        <w:t xml:space="preserve">            .</w:t>
      </w:r>
      <w:proofErr w:type="spellStart"/>
      <w:r w:rsidRPr="00490D31">
        <w:rPr>
          <w:lang w:val="en-US"/>
        </w:rPr>
        <w:t>setText</w:t>
      </w:r>
      <w:proofErr w:type="spellEnd"/>
      <w:r w:rsidRPr="00490D31">
        <w:rPr>
          <w:lang w:val="en-US"/>
        </w:rPr>
        <w:t>(f'</w:t>
      </w:r>
      <w:r w:rsidRPr="001D18B7">
        <w:t>СЛОЖНОСТЬ</w:t>
      </w:r>
      <w:r w:rsidRPr="00490D31">
        <w:rPr>
          <w:lang w:val="en-US"/>
        </w:rPr>
        <w:t>\n           {core.GLOBAL.difficulty_translator[core.GLOBAL.DIFFICULTY.text]}')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core.GLOBAL.DIFFICULTY.valueChanged.connect</w:t>
      </w:r>
      <w:proofErr w:type="spellEnd"/>
      <w:r w:rsidRPr="00490D31">
        <w:rPr>
          <w:lang w:val="en-US"/>
        </w:rPr>
        <w:t xml:space="preserve">(lambda: </w:t>
      </w:r>
      <w:proofErr w:type="spellStart"/>
      <w:r w:rsidRPr="00490D31">
        <w:rPr>
          <w:lang w:val="en-US"/>
        </w:rPr>
        <w:t>self.rectangle_with_difficulty.setText</w:t>
      </w:r>
      <w:proofErr w:type="spellEnd"/>
      <w:r w:rsidRPr="00490D31">
        <w:rPr>
          <w:lang w:val="en-US"/>
        </w:rPr>
        <w:t>(</w:t>
      </w:r>
      <w:r w:rsidRPr="00490D31">
        <w:rPr>
          <w:lang w:val="en-US"/>
        </w:rPr>
        <w:br/>
        <w:t xml:space="preserve">            f'</w:t>
      </w:r>
      <w:r w:rsidRPr="001D18B7">
        <w:t>СЛОЖНОСТЬ</w:t>
      </w:r>
      <w:r w:rsidRPr="00490D31">
        <w:rPr>
          <w:lang w:val="en-US"/>
        </w:rPr>
        <w:t>\n           {core.GLOBAL.difficulty_translator[core.GLOBAL.DIFFICULTY.text]}'))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self.rectangle_with_difficulty.setStyleSheet</w:t>
      </w:r>
      <w:proofErr w:type="spellEnd"/>
      <w:r w:rsidRPr="00490D31">
        <w:rPr>
          <w:lang w:val="en-US"/>
        </w:rPr>
        <w:t xml:space="preserve">("background: </w:t>
      </w:r>
      <w:proofErr w:type="spellStart"/>
      <w:r w:rsidRPr="00490D31">
        <w:rPr>
          <w:lang w:val="en-US"/>
        </w:rPr>
        <w:t>rgba</w:t>
      </w:r>
      <w:proofErr w:type="spellEnd"/>
      <w:r w:rsidRPr="00490D31">
        <w:rPr>
          <w:lang w:val="en-US"/>
        </w:rPr>
        <w:t>(0, 0, 0, 0.84);\</w:t>
      </w:r>
      <w:r w:rsidRPr="00490D31">
        <w:rPr>
          <w:lang w:val="en-US"/>
        </w:rPr>
        <w:br/>
        <w:t xml:space="preserve">                                                        font-size:36px;\</w:t>
      </w:r>
      <w:r w:rsidRPr="00490D31">
        <w:rPr>
          <w:lang w:val="en-US"/>
        </w:rPr>
        <w:br/>
        <w:t xml:space="preserve">                                                        </w:t>
      </w:r>
      <w:proofErr w:type="spellStart"/>
      <w:r w:rsidRPr="00490D31">
        <w:rPr>
          <w:lang w:val="en-US"/>
        </w:rPr>
        <w:t>color:white</w:t>
      </w:r>
      <w:proofErr w:type="spellEnd"/>
      <w:r w:rsidRPr="00490D31">
        <w:rPr>
          <w:lang w:val="en-US"/>
        </w:rPr>
        <w:t>;\</w:t>
      </w:r>
      <w:r w:rsidRPr="00490D31">
        <w:rPr>
          <w:lang w:val="en-US"/>
        </w:rPr>
        <w:br/>
        <w:t xml:space="preserve">                                                        padding: 5px;\</w:t>
      </w:r>
      <w:r w:rsidRPr="00490D31">
        <w:rPr>
          <w:lang w:val="en-US"/>
        </w:rPr>
        <w:br/>
        <w:t xml:space="preserve">                                                        border-radius: 30px;")</w:t>
      </w:r>
      <w:r w:rsidRPr="00490D31">
        <w:rPr>
          <w:lang w:val="en-US"/>
        </w:rPr>
        <w:br/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self.rectangle_with_difficulty.setFixedSize</w:t>
      </w:r>
      <w:proofErr w:type="spellEnd"/>
      <w:r w:rsidRPr="00490D31">
        <w:rPr>
          <w:lang w:val="en-US"/>
        </w:rPr>
        <w:t>(309, 111)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self.elements_layout.addWidget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self.ellipse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self.elements_layout.addWidget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self.rectangle_with_difficulty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self.main_widget.setLayout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self.elements_layout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# </w:t>
      </w:r>
      <w:r w:rsidRPr="001D18B7">
        <w:t>Создание</w:t>
      </w:r>
      <w:r w:rsidRPr="00490D31">
        <w:rPr>
          <w:lang w:val="en-US"/>
        </w:rPr>
        <w:t xml:space="preserve"> </w:t>
      </w:r>
      <w:r w:rsidRPr="001D18B7">
        <w:t>некоторых</w:t>
      </w:r>
      <w:r w:rsidRPr="00490D31">
        <w:rPr>
          <w:lang w:val="en-US"/>
        </w:rPr>
        <w:t xml:space="preserve"> </w:t>
      </w:r>
      <w:proofErr w:type="spellStart"/>
      <w:r w:rsidRPr="001D18B7">
        <w:t>беллых</w:t>
      </w:r>
      <w:proofErr w:type="spellEnd"/>
      <w:r w:rsidRPr="00490D31">
        <w:rPr>
          <w:lang w:val="en-US"/>
        </w:rPr>
        <w:t xml:space="preserve"> </w:t>
      </w:r>
      <w:r w:rsidRPr="001D18B7">
        <w:t>эллипсов</w:t>
      </w:r>
      <w:r w:rsidRPr="00490D31">
        <w:rPr>
          <w:lang w:val="en-US"/>
        </w:rPr>
        <w:t xml:space="preserve"> </w:t>
      </w:r>
      <w:r w:rsidRPr="001D18B7">
        <w:t>возле</w:t>
      </w:r>
      <w:r w:rsidRPr="00490D31">
        <w:rPr>
          <w:lang w:val="en-US"/>
        </w:rPr>
        <w:t xml:space="preserve"> </w:t>
      </w:r>
      <w:r w:rsidRPr="001D18B7">
        <w:t>текста</w:t>
      </w:r>
      <w:r w:rsidRPr="00490D31">
        <w:rPr>
          <w:lang w:val="en-US"/>
        </w:rPr>
        <w:t xml:space="preserve"> </w:t>
      </w:r>
      <w:r w:rsidRPr="001D18B7">
        <w:t>индикатора</w:t>
      </w:r>
      <w:r w:rsidRPr="00490D31">
        <w:rPr>
          <w:lang w:val="en-US"/>
        </w:rPr>
        <w:br/>
        <w:t xml:space="preserve">        self.white_ellipse_1 = Ellipse((255, 255, 255, 1), 27)</w:t>
      </w:r>
      <w:r w:rsidRPr="00490D31">
        <w:rPr>
          <w:lang w:val="en-US"/>
        </w:rPr>
        <w:br/>
        <w:t xml:space="preserve">        self.white_ellipse_1.correctStyleSheet(</w:t>
      </w:r>
      <w:proofErr w:type="spellStart"/>
      <w:r w:rsidRPr="00490D31">
        <w:rPr>
          <w:lang w:val="en-US"/>
        </w:rPr>
        <w:t>f'''background</w:t>
      </w:r>
      <w:proofErr w:type="spellEnd"/>
      <w:r w:rsidRPr="00490D31">
        <w:rPr>
          <w:lang w:val="en-US"/>
        </w:rPr>
        <w:t xml:space="preserve">: </w:t>
      </w:r>
      <w:proofErr w:type="spellStart"/>
      <w:r w:rsidRPr="00490D31">
        <w:rPr>
          <w:lang w:val="en-US"/>
        </w:rPr>
        <w:t>rgba</w:t>
      </w:r>
      <w:proofErr w:type="spellEnd"/>
      <w:r w:rsidRPr="00490D31">
        <w:rPr>
          <w:lang w:val="en-US"/>
        </w:rPr>
        <w:t>{self.white_ellipse_1.color};</w:t>
      </w:r>
      <w:r w:rsidRPr="00490D31">
        <w:rPr>
          <w:lang w:val="en-US"/>
        </w:rPr>
        <w:br/>
        <w:t xml:space="preserve">                                       border-radius: 12px; ''')</w:t>
      </w:r>
      <w:r w:rsidRPr="00490D31">
        <w:rPr>
          <w:lang w:val="en-US"/>
        </w:rPr>
        <w:br/>
        <w:t xml:space="preserve">        self.white_ellipse_1.setParent(</w:t>
      </w:r>
      <w:proofErr w:type="spellStart"/>
      <w:r w:rsidRPr="00490D31">
        <w:rPr>
          <w:lang w:val="en-US"/>
        </w:rPr>
        <w:t>self.main_widget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self.white_ellipse_2 = Ellipse((255, 255, 255, 1), 27)</w:t>
      </w:r>
      <w:r w:rsidRPr="00490D31">
        <w:rPr>
          <w:lang w:val="en-US"/>
        </w:rPr>
        <w:br/>
        <w:t xml:space="preserve">        self.white_ellipse_2.correctStyleSheet(</w:t>
      </w:r>
      <w:proofErr w:type="spellStart"/>
      <w:r w:rsidRPr="00490D31">
        <w:rPr>
          <w:lang w:val="en-US"/>
        </w:rPr>
        <w:t>f'''background</w:t>
      </w:r>
      <w:proofErr w:type="spellEnd"/>
      <w:r w:rsidRPr="00490D31">
        <w:rPr>
          <w:lang w:val="en-US"/>
        </w:rPr>
        <w:t xml:space="preserve">: </w:t>
      </w:r>
      <w:proofErr w:type="spellStart"/>
      <w:r w:rsidRPr="00490D31">
        <w:rPr>
          <w:lang w:val="en-US"/>
        </w:rPr>
        <w:t>rgba</w:t>
      </w:r>
      <w:proofErr w:type="spellEnd"/>
      <w:r w:rsidRPr="00490D31">
        <w:rPr>
          <w:lang w:val="en-US"/>
        </w:rPr>
        <w:t>{self.white_ellipse_1.color};</w:t>
      </w:r>
      <w:r w:rsidRPr="00490D31">
        <w:rPr>
          <w:lang w:val="en-US"/>
        </w:rPr>
        <w:br/>
        <w:t xml:space="preserve">                               border-radius: 12px; ''')</w:t>
      </w:r>
      <w:r w:rsidRPr="00490D31">
        <w:rPr>
          <w:lang w:val="en-US"/>
        </w:rPr>
        <w:br/>
        <w:t xml:space="preserve">        self.white_ellipse_2.setParent(</w:t>
      </w:r>
      <w:proofErr w:type="spellStart"/>
      <w:r w:rsidRPr="00490D31">
        <w:rPr>
          <w:lang w:val="en-US"/>
        </w:rPr>
        <w:t>self.main_widget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self.white_ellipse_1.move(193, 105)</w:t>
      </w:r>
      <w:r w:rsidRPr="00490D31">
        <w:rPr>
          <w:lang w:val="en-US"/>
        </w:rPr>
        <w:br/>
        <w:t xml:space="preserve">        self.white_ellipse_2.move(434, 45)</w:t>
      </w:r>
    </w:p>
    <w:p w14:paraId="28C15961" w14:textId="77777777" w:rsidR="00E96697" w:rsidRDefault="00E96697" w:rsidP="00E96697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Level_window.py</w:t>
      </w:r>
    </w:p>
    <w:p w14:paraId="1C8EA5CC" w14:textId="77777777" w:rsidR="00E96697" w:rsidRPr="00490D31" w:rsidRDefault="00E96697" w:rsidP="00E96697">
      <w:pPr>
        <w:rPr>
          <w:lang w:val="en-US"/>
        </w:rPr>
      </w:pPr>
      <w:r w:rsidRPr="00490D31">
        <w:rPr>
          <w:lang w:val="en-US"/>
        </w:rPr>
        <w:t xml:space="preserve">from PyQt5.QtWidgets import </w:t>
      </w:r>
      <w:proofErr w:type="spellStart"/>
      <w:r w:rsidRPr="00490D31">
        <w:rPr>
          <w:lang w:val="en-US"/>
        </w:rPr>
        <w:t>QMainWindow</w:t>
      </w:r>
      <w:proofErr w:type="spellEnd"/>
      <w:r w:rsidRPr="00490D31">
        <w:rPr>
          <w:lang w:val="en-US"/>
        </w:rPr>
        <w:t xml:space="preserve">, </w:t>
      </w:r>
      <w:proofErr w:type="spellStart"/>
      <w:r w:rsidRPr="00490D31">
        <w:rPr>
          <w:lang w:val="en-US"/>
        </w:rPr>
        <w:t>QVBoxLayout</w:t>
      </w:r>
      <w:proofErr w:type="spellEnd"/>
      <w:r w:rsidRPr="00490D31">
        <w:rPr>
          <w:lang w:val="en-US"/>
        </w:rPr>
        <w:t xml:space="preserve">, </w:t>
      </w:r>
      <w:proofErr w:type="spellStart"/>
      <w:r w:rsidRPr="00490D31">
        <w:rPr>
          <w:lang w:val="en-US"/>
        </w:rPr>
        <w:t>QWidget</w:t>
      </w:r>
      <w:proofErr w:type="spellEnd"/>
      <w:r w:rsidRPr="00490D31">
        <w:rPr>
          <w:lang w:val="en-US"/>
        </w:rPr>
        <w:t xml:space="preserve">, </w:t>
      </w:r>
      <w:proofErr w:type="spellStart"/>
      <w:r w:rsidRPr="00490D31">
        <w:rPr>
          <w:lang w:val="en-US"/>
        </w:rPr>
        <w:t>QToolButton</w:t>
      </w:r>
      <w:proofErr w:type="spellEnd"/>
      <w:r w:rsidRPr="00490D31">
        <w:rPr>
          <w:lang w:val="en-US"/>
        </w:rPr>
        <w:br/>
        <w:t xml:space="preserve">from PyQt5.QtGui import </w:t>
      </w:r>
      <w:proofErr w:type="spellStart"/>
      <w:r w:rsidRPr="00490D31">
        <w:rPr>
          <w:lang w:val="en-US"/>
        </w:rPr>
        <w:t>QPainter</w:t>
      </w:r>
      <w:proofErr w:type="spellEnd"/>
      <w:r w:rsidRPr="00490D31">
        <w:rPr>
          <w:lang w:val="en-US"/>
        </w:rPr>
        <w:t xml:space="preserve">, </w:t>
      </w:r>
      <w:proofErr w:type="spellStart"/>
      <w:r w:rsidRPr="00490D31">
        <w:rPr>
          <w:lang w:val="en-US"/>
        </w:rPr>
        <w:t>QColor</w:t>
      </w:r>
      <w:proofErr w:type="spellEnd"/>
      <w:r w:rsidRPr="00490D31">
        <w:rPr>
          <w:lang w:val="en-US"/>
        </w:rPr>
        <w:t xml:space="preserve">, </w:t>
      </w:r>
      <w:proofErr w:type="spellStart"/>
      <w:r w:rsidRPr="00490D31">
        <w:rPr>
          <w:lang w:val="en-US"/>
        </w:rPr>
        <w:t>QPen</w:t>
      </w:r>
      <w:proofErr w:type="spellEnd"/>
      <w:r w:rsidRPr="00490D31">
        <w:rPr>
          <w:lang w:val="en-US"/>
        </w:rPr>
        <w:t xml:space="preserve">, </w:t>
      </w:r>
      <w:proofErr w:type="spellStart"/>
      <w:r w:rsidRPr="00490D31">
        <w:rPr>
          <w:lang w:val="en-US"/>
        </w:rPr>
        <w:t>QIcon</w:t>
      </w:r>
      <w:proofErr w:type="spellEnd"/>
      <w:r w:rsidRPr="00490D31">
        <w:rPr>
          <w:lang w:val="en-US"/>
        </w:rPr>
        <w:br/>
        <w:t xml:space="preserve">from PyQt5.QtCore import Qt, </w:t>
      </w:r>
      <w:proofErr w:type="spellStart"/>
      <w:r w:rsidRPr="00490D31">
        <w:rPr>
          <w:lang w:val="en-US"/>
        </w:rPr>
        <w:t>QSize</w:t>
      </w:r>
      <w:proofErr w:type="spellEnd"/>
      <w:r w:rsidRPr="00490D31">
        <w:rPr>
          <w:lang w:val="en-US"/>
        </w:rPr>
        <w:br/>
        <w:t xml:space="preserve">import </w:t>
      </w:r>
      <w:proofErr w:type="spellStart"/>
      <w:r w:rsidRPr="00490D31">
        <w:rPr>
          <w:lang w:val="en-US"/>
        </w:rPr>
        <w:t>core.GLOBAL</w:t>
      </w:r>
      <w:proofErr w:type="spellEnd"/>
      <w:r w:rsidRPr="00490D31">
        <w:rPr>
          <w:lang w:val="en-US"/>
        </w:rPr>
        <w:br/>
        <w:t xml:space="preserve">from </w:t>
      </w:r>
      <w:proofErr w:type="spellStart"/>
      <w:r w:rsidRPr="00490D31">
        <w:rPr>
          <w:lang w:val="en-US"/>
        </w:rPr>
        <w:t>UI.LevelWindow.elements.level_painter</w:t>
      </w:r>
      <w:proofErr w:type="spellEnd"/>
      <w:r w:rsidRPr="00490D31">
        <w:rPr>
          <w:lang w:val="en-US"/>
        </w:rPr>
        <w:t xml:space="preserve"> import </w:t>
      </w:r>
      <w:proofErr w:type="spellStart"/>
      <w:r w:rsidRPr="00490D31">
        <w:rPr>
          <w:lang w:val="en-US"/>
        </w:rPr>
        <w:t>LevelPainter</w:t>
      </w:r>
      <w:proofErr w:type="spellEnd"/>
      <w:r w:rsidRPr="00490D31">
        <w:rPr>
          <w:lang w:val="en-US"/>
        </w:rPr>
        <w:br/>
        <w:t xml:space="preserve">from </w:t>
      </w:r>
      <w:proofErr w:type="spellStart"/>
      <w:r w:rsidRPr="00490D31">
        <w:rPr>
          <w:lang w:val="en-US"/>
        </w:rPr>
        <w:t>UI.LevelWindow.elements.level_indicator</w:t>
      </w:r>
      <w:proofErr w:type="spellEnd"/>
      <w:r w:rsidRPr="00490D31">
        <w:rPr>
          <w:lang w:val="en-US"/>
        </w:rPr>
        <w:t xml:space="preserve"> import </w:t>
      </w:r>
      <w:proofErr w:type="spellStart"/>
      <w:r w:rsidRPr="00490D31">
        <w:rPr>
          <w:lang w:val="en-US"/>
        </w:rPr>
        <w:t>LevelIndicator</w:t>
      </w:r>
      <w:proofErr w:type="spellEnd"/>
      <w:r w:rsidRPr="00490D31">
        <w:rPr>
          <w:lang w:val="en-US"/>
        </w:rPr>
        <w:br/>
        <w:t xml:space="preserve">from </w:t>
      </w:r>
      <w:proofErr w:type="spellStart"/>
      <w:r w:rsidRPr="00490D31">
        <w:rPr>
          <w:lang w:val="en-US"/>
        </w:rPr>
        <w:t>UI.common.back_menu</w:t>
      </w:r>
      <w:proofErr w:type="spellEnd"/>
      <w:r w:rsidRPr="00490D31">
        <w:rPr>
          <w:lang w:val="en-US"/>
        </w:rPr>
        <w:t xml:space="preserve"> import </w:t>
      </w:r>
      <w:proofErr w:type="spellStart"/>
      <w:r w:rsidRPr="00490D31">
        <w:rPr>
          <w:lang w:val="en-US"/>
        </w:rPr>
        <w:t>BackMenu</w:t>
      </w:r>
      <w:proofErr w:type="spellEnd"/>
      <w:r w:rsidRPr="00490D31">
        <w:rPr>
          <w:lang w:val="en-US"/>
        </w:rPr>
        <w:br/>
      </w:r>
      <w:r w:rsidRPr="00490D31">
        <w:rPr>
          <w:lang w:val="en-US"/>
        </w:rPr>
        <w:br/>
      </w:r>
      <w:r w:rsidRPr="00490D31">
        <w:rPr>
          <w:lang w:val="en-US"/>
        </w:rPr>
        <w:lastRenderedPageBreak/>
        <w:t xml:space="preserve"># </w:t>
      </w:r>
      <w:r w:rsidRPr="001D18B7">
        <w:t>Класс</w:t>
      </w:r>
      <w:r w:rsidRPr="00490D31">
        <w:rPr>
          <w:lang w:val="en-US"/>
        </w:rPr>
        <w:t xml:space="preserve"> </w:t>
      </w:r>
      <w:r w:rsidRPr="001D18B7">
        <w:t>Окна</w:t>
      </w:r>
      <w:r w:rsidRPr="00490D31">
        <w:rPr>
          <w:lang w:val="en-US"/>
        </w:rPr>
        <w:t xml:space="preserve"> </w:t>
      </w:r>
      <w:r w:rsidRPr="001D18B7">
        <w:t>с</w:t>
      </w:r>
      <w:r w:rsidRPr="00490D31">
        <w:rPr>
          <w:lang w:val="en-US"/>
        </w:rPr>
        <w:t xml:space="preserve"> </w:t>
      </w:r>
      <w:r w:rsidRPr="001D18B7">
        <w:t>уровнем</w:t>
      </w:r>
      <w:r w:rsidRPr="00490D31">
        <w:rPr>
          <w:lang w:val="en-US"/>
        </w:rPr>
        <w:br/>
        <w:t xml:space="preserve">class </w:t>
      </w:r>
      <w:proofErr w:type="spellStart"/>
      <w:r w:rsidRPr="00490D31">
        <w:rPr>
          <w:lang w:val="en-US"/>
        </w:rPr>
        <w:t>LevelWindow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QMainWindow</w:t>
      </w:r>
      <w:proofErr w:type="spellEnd"/>
      <w:r w:rsidRPr="00490D31">
        <w:rPr>
          <w:lang w:val="en-US"/>
        </w:rPr>
        <w:t>):</w:t>
      </w:r>
      <w:r w:rsidRPr="00490D31">
        <w:rPr>
          <w:lang w:val="en-US"/>
        </w:rPr>
        <w:br/>
        <w:t xml:space="preserve">    def __</w:t>
      </w:r>
      <w:proofErr w:type="spellStart"/>
      <w:r w:rsidRPr="00490D31">
        <w:rPr>
          <w:lang w:val="en-US"/>
        </w:rPr>
        <w:t>init</w:t>
      </w:r>
      <w:proofErr w:type="spellEnd"/>
      <w:r w:rsidRPr="00490D31">
        <w:rPr>
          <w:lang w:val="en-US"/>
        </w:rPr>
        <w:t>__(self):</w:t>
      </w:r>
      <w:r w:rsidRPr="00490D31">
        <w:rPr>
          <w:lang w:val="en-US"/>
        </w:rPr>
        <w:br/>
        <w:t xml:space="preserve">        super(</w:t>
      </w:r>
      <w:proofErr w:type="spellStart"/>
      <w:r w:rsidRPr="00490D31">
        <w:rPr>
          <w:lang w:val="en-US"/>
        </w:rPr>
        <w:t>LevelWindow</w:t>
      </w:r>
      <w:proofErr w:type="spellEnd"/>
      <w:r w:rsidRPr="00490D31">
        <w:rPr>
          <w:lang w:val="en-US"/>
        </w:rPr>
        <w:t>, self).__</w:t>
      </w:r>
      <w:proofErr w:type="spellStart"/>
      <w:r w:rsidRPr="00490D31">
        <w:rPr>
          <w:lang w:val="en-US"/>
        </w:rPr>
        <w:t>init</w:t>
      </w:r>
      <w:proofErr w:type="spellEnd"/>
      <w:r w:rsidRPr="00490D31">
        <w:rPr>
          <w:lang w:val="en-US"/>
        </w:rPr>
        <w:t>__()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self.central_widget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QWidget</w:t>
      </w:r>
      <w:proofErr w:type="spellEnd"/>
      <w:r w:rsidRPr="00490D31">
        <w:rPr>
          <w:lang w:val="en-US"/>
        </w:rPr>
        <w:t>()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self.setCentralWidget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self.central_widget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self.mouse_pos_start</w:t>
      </w:r>
      <w:proofErr w:type="spellEnd"/>
      <w:r w:rsidRPr="00490D31">
        <w:rPr>
          <w:lang w:val="en-US"/>
        </w:rPr>
        <w:t xml:space="preserve"> = 0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self.mouse_pos_end_list</w:t>
      </w:r>
      <w:proofErr w:type="spellEnd"/>
      <w:r w:rsidRPr="00490D31">
        <w:rPr>
          <w:lang w:val="en-US"/>
        </w:rPr>
        <w:t xml:space="preserve"> = []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self.clicked</w:t>
      </w:r>
      <w:proofErr w:type="spellEnd"/>
      <w:r w:rsidRPr="00490D31">
        <w:rPr>
          <w:lang w:val="en-US"/>
        </w:rPr>
        <w:t xml:space="preserve"> = False  # </w:t>
      </w:r>
      <w:r w:rsidRPr="001D18B7">
        <w:t>Некоторые</w:t>
      </w:r>
      <w:r w:rsidRPr="00490D31">
        <w:rPr>
          <w:lang w:val="en-US"/>
        </w:rPr>
        <w:t xml:space="preserve"> </w:t>
      </w:r>
      <w:r w:rsidRPr="001D18B7">
        <w:t>переменные</w:t>
      </w:r>
      <w:r w:rsidRPr="00490D31">
        <w:rPr>
          <w:lang w:val="en-US"/>
        </w:rPr>
        <w:t xml:space="preserve"> </w:t>
      </w:r>
      <w:r w:rsidRPr="001D18B7">
        <w:t>для</w:t>
      </w:r>
      <w:r w:rsidRPr="00490D31">
        <w:rPr>
          <w:lang w:val="en-US"/>
        </w:rPr>
        <w:t xml:space="preserve"> </w:t>
      </w:r>
      <w:r w:rsidRPr="001D18B7">
        <w:t>выполнения</w:t>
      </w:r>
      <w:r w:rsidRPr="00490D31">
        <w:rPr>
          <w:lang w:val="en-US"/>
        </w:rPr>
        <w:t xml:space="preserve"> </w:t>
      </w:r>
      <w:r w:rsidRPr="001D18B7">
        <w:t>игровых</w:t>
      </w:r>
      <w:r w:rsidRPr="00490D31">
        <w:rPr>
          <w:lang w:val="en-US"/>
        </w:rPr>
        <w:t xml:space="preserve"> </w:t>
      </w:r>
      <w:r w:rsidRPr="001D18B7">
        <w:t>действий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self.level_over</w:t>
      </w:r>
      <w:proofErr w:type="spellEnd"/>
      <w:r w:rsidRPr="00490D31">
        <w:rPr>
          <w:lang w:val="en-US"/>
        </w:rPr>
        <w:t xml:space="preserve"> = False</w:t>
      </w:r>
      <w:r w:rsidRPr="00490D31">
        <w:rPr>
          <w:lang w:val="en-US"/>
        </w:rPr>
        <w:br/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self.central_vertical_layout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QVBoxLayout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self.central_widget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self.central_vertical_layout.setContentsMargins</w:t>
      </w:r>
      <w:proofErr w:type="spellEnd"/>
      <w:r w:rsidRPr="00490D31">
        <w:rPr>
          <w:lang w:val="en-US"/>
        </w:rPr>
        <w:t>(100, 0, 100, 100)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self.level_indicator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LevelIndicator</w:t>
      </w:r>
      <w:proofErr w:type="spellEnd"/>
      <w:r w:rsidRPr="00490D31">
        <w:rPr>
          <w:lang w:val="en-US"/>
        </w:rPr>
        <w:t>()</w:t>
      </w:r>
      <w:r w:rsidRPr="00490D31">
        <w:rPr>
          <w:lang w:val="en-US"/>
        </w:rPr>
        <w:br/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self.back_menu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BackMenu</w:t>
      </w:r>
      <w:proofErr w:type="spellEnd"/>
      <w:r w:rsidRPr="00490D31">
        <w:rPr>
          <w:lang w:val="en-US"/>
        </w:rPr>
        <w:t>(True)</w:t>
      </w:r>
      <w:r w:rsidRPr="00490D31">
        <w:rPr>
          <w:lang w:val="en-US"/>
        </w:rPr>
        <w:br/>
      </w:r>
      <w:r w:rsidRPr="00490D31">
        <w:rPr>
          <w:lang w:val="en-US"/>
        </w:rPr>
        <w:br/>
        <w:t xml:space="preserve">        # </w:t>
      </w:r>
      <w:r w:rsidRPr="001D18B7">
        <w:t>Генерация</w:t>
      </w:r>
      <w:r w:rsidRPr="00490D31">
        <w:rPr>
          <w:lang w:val="en-US"/>
        </w:rPr>
        <w:t xml:space="preserve"> </w:t>
      </w:r>
      <w:r w:rsidRPr="001D18B7">
        <w:t>содержимого</w:t>
      </w:r>
      <w:r w:rsidRPr="00490D31">
        <w:rPr>
          <w:lang w:val="en-US"/>
        </w:rPr>
        <w:t xml:space="preserve"> </w:t>
      </w:r>
      <w:r w:rsidRPr="001D18B7">
        <w:t>окна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self.level_content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LevelPainter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core.GLOBAL.CURRENT_LEVEL_NUMBER.text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core.GLOBAL.CURRENT_LEVEL_NUMBER.valueChanged.connect(self.retake_level)</w:t>
      </w:r>
      <w:r w:rsidRPr="00490D31">
        <w:rPr>
          <w:lang w:val="en-US"/>
        </w:rPr>
        <w:br/>
        <w:t xml:space="preserve">        self.central_</w:t>
      </w:r>
      <w:r w:rsidRPr="001D18B7">
        <w:rPr>
          <w:lang w:val="en-US"/>
        </w:rPr>
        <w:t>vertical_layout.addWidget(self.level_indicator.main_widget)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self.central_vertical_layout.addWidget</w:t>
      </w:r>
      <w:proofErr w:type="spellEnd"/>
      <w:r w:rsidRPr="001D18B7">
        <w:rPr>
          <w:lang w:val="en-US"/>
        </w:rPr>
        <w:t>(</w:t>
      </w:r>
      <w:proofErr w:type="spellStart"/>
      <w:r w:rsidRPr="001D18B7">
        <w:rPr>
          <w:lang w:val="en-US"/>
        </w:rPr>
        <w:t>self.level_content</w:t>
      </w:r>
      <w:proofErr w:type="spellEnd"/>
      <w:r w:rsidRPr="001D18B7">
        <w:rPr>
          <w:lang w:val="en-US"/>
        </w:rPr>
        <w:t>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self.central_vertical_layout.addLayout</w:t>
      </w:r>
      <w:proofErr w:type="spellEnd"/>
      <w:r w:rsidRPr="001D18B7">
        <w:rPr>
          <w:lang w:val="en-US"/>
        </w:rPr>
        <w:t>(</w:t>
      </w:r>
      <w:proofErr w:type="spellStart"/>
      <w:r w:rsidRPr="001D18B7">
        <w:rPr>
          <w:lang w:val="en-US"/>
        </w:rPr>
        <w:t>self.back_menu</w:t>
      </w:r>
      <w:proofErr w:type="spellEnd"/>
      <w:r w:rsidRPr="001D18B7">
        <w:rPr>
          <w:lang w:val="en-US"/>
        </w:rPr>
        <w:t>)</w:t>
      </w:r>
      <w:r w:rsidRPr="001D18B7">
        <w:rPr>
          <w:lang w:val="en-US"/>
        </w:rPr>
        <w:br/>
      </w:r>
      <w:r w:rsidRPr="001D18B7">
        <w:rPr>
          <w:lang w:val="en-US"/>
        </w:rPr>
        <w:br/>
        <w:t xml:space="preserve">        # </w:t>
      </w:r>
      <w:r w:rsidRPr="001D18B7">
        <w:t>Создание</w:t>
      </w:r>
      <w:r w:rsidRPr="001D18B7">
        <w:rPr>
          <w:lang w:val="en-US"/>
        </w:rPr>
        <w:t xml:space="preserve"> </w:t>
      </w:r>
      <w:r w:rsidRPr="001D18B7">
        <w:t>кнопки</w:t>
      </w:r>
      <w:r w:rsidRPr="001D18B7">
        <w:rPr>
          <w:lang w:val="en-US"/>
        </w:rPr>
        <w:t xml:space="preserve"> </w:t>
      </w:r>
      <w:r w:rsidRPr="001D18B7">
        <w:t>перехода</w:t>
      </w:r>
      <w:r w:rsidRPr="001D18B7">
        <w:rPr>
          <w:lang w:val="en-US"/>
        </w:rPr>
        <w:t xml:space="preserve"> </w:t>
      </w:r>
      <w:r w:rsidRPr="001D18B7">
        <w:t>на</w:t>
      </w:r>
      <w:r w:rsidRPr="001D18B7">
        <w:rPr>
          <w:lang w:val="en-US"/>
        </w:rPr>
        <w:t xml:space="preserve"> </w:t>
      </w:r>
      <w:r w:rsidRPr="001D18B7">
        <w:t>следующий</w:t>
      </w:r>
      <w:r w:rsidRPr="001D18B7">
        <w:rPr>
          <w:lang w:val="en-US"/>
        </w:rPr>
        <w:t xml:space="preserve"> </w:t>
      </w:r>
      <w:r w:rsidRPr="001D18B7">
        <w:t>уровень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self.next_button</w:t>
      </w:r>
      <w:proofErr w:type="spellEnd"/>
      <w:r w:rsidRPr="001D18B7">
        <w:rPr>
          <w:lang w:val="en-US"/>
        </w:rPr>
        <w:t xml:space="preserve"> = </w:t>
      </w:r>
      <w:proofErr w:type="spellStart"/>
      <w:r w:rsidRPr="001D18B7">
        <w:rPr>
          <w:lang w:val="en-US"/>
        </w:rPr>
        <w:t>QToolButton</w:t>
      </w:r>
      <w:proofErr w:type="spellEnd"/>
      <w:r w:rsidRPr="001D18B7">
        <w:rPr>
          <w:lang w:val="en-US"/>
        </w:rPr>
        <w:t>(self)</w:t>
      </w:r>
      <w:r w:rsidRPr="001D18B7">
        <w:rPr>
          <w:lang w:val="en-US"/>
        </w:rPr>
        <w:br/>
        <w:t xml:space="preserve">        self.next_button.setIcon(QIcon('UI/MainMenu/elements/arrow.png'))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self.next_button.setIconSize</w:t>
      </w:r>
      <w:proofErr w:type="spellEnd"/>
      <w:r w:rsidRPr="001D18B7">
        <w:rPr>
          <w:lang w:val="en-US"/>
        </w:rPr>
        <w:t>(</w:t>
      </w:r>
      <w:proofErr w:type="spellStart"/>
      <w:r w:rsidRPr="001D18B7">
        <w:rPr>
          <w:lang w:val="en-US"/>
        </w:rPr>
        <w:t>QSize</w:t>
      </w:r>
      <w:proofErr w:type="spellEnd"/>
      <w:r w:rsidRPr="001D18B7">
        <w:rPr>
          <w:lang w:val="en-US"/>
        </w:rPr>
        <w:t>(95, 95))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self.next_button.setFixedSize</w:t>
      </w:r>
      <w:proofErr w:type="spellEnd"/>
      <w:r w:rsidRPr="001D18B7">
        <w:rPr>
          <w:lang w:val="en-US"/>
        </w:rPr>
        <w:t>(95, 95)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self.next_button.setStyleSheet</w:t>
      </w:r>
      <w:proofErr w:type="spellEnd"/>
      <w:r w:rsidRPr="001D18B7">
        <w:rPr>
          <w:lang w:val="en-US"/>
        </w:rPr>
        <w:t>('''</w:t>
      </w:r>
      <w:proofErr w:type="spellStart"/>
      <w:r w:rsidRPr="001D18B7">
        <w:rPr>
          <w:lang w:val="en-US"/>
        </w:rPr>
        <w:t>color:white</w:t>
      </w:r>
      <w:proofErr w:type="spellEnd"/>
      <w:r w:rsidRPr="001D18B7">
        <w:rPr>
          <w:lang w:val="en-US"/>
        </w:rPr>
        <w:t>;</w:t>
      </w:r>
      <w:r w:rsidRPr="001D18B7">
        <w:rPr>
          <w:lang w:val="en-US"/>
        </w:rPr>
        <w:br/>
        <w:t xml:space="preserve">                                            border-radius:47%;</w:t>
      </w:r>
      <w:r w:rsidRPr="001D18B7">
        <w:rPr>
          <w:lang w:val="en-US"/>
        </w:rPr>
        <w:br/>
        <w:t xml:space="preserve">                                            background:#000000;</w:t>
      </w:r>
      <w:r w:rsidRPr="001D18B7">
        <w:rPr>
          <w:lang w:val="en-US"/>
        </w:rPr>
        <w:br/>
        <w:t xml:space="preserve">                                            font-size:96px;''')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self.next_button.clicked.connect</w:t>
      </w:r>
      <w:proofErr w:type="spellEnd"/>
      <w:r w:rsidRPr="001D18B7">
        <w:rPr>
          <w:lang w:val="en-US"/>
        </w:rPr>
        <w:t>(</w:t>
      </w:r>
      <w:proofErr w:type="spellStart"/>
      <w:r w:rsidRPr="001D18B7">
        <w:rPr>
          <w:lang w:val="en-US"/>
        </w:rPr>
        <w:t>self.play_next_level</w:t>
      </w:r>
      <w:proofErr w:type="spellEnd"/>
      <w:r w:rsidRPr="001D18B7">
        <w:rPr>
          <w:lang w:val="en-US"/>
        </w:rPr>
        <w:t>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self.next_button.move</w:t>
      </w:r>
      <w:proofErr w:type="spellEnd"/>
      <w:r w:rsidRPr="001D18B7">
        <w:rPr>
          <w:lang w:val="en-US"/>
        </w:rPr>
        <w:t>(1774, 439)</w:t>
      </w:r>
      <w:r w:rsidRPr="001D18B7">
        <w:rPr>
          <w:lang w:val="en-US"/>
        </w:rPr>
        <w:br/>
      </w:r>
      <w:r w:rsidRPr="001D18B7">
        <w:rPr>
          <w:lang w:val="en-US"/>
        </w:rPr>
        <w:br/>
        <w:t xml:space="preserve">    # </w:t>
      </w:r>
      <w:r w:rsidRPr="001D18B7">
        <w:t>Функция</w:t>
      </w:r>
      <w:r w:rsidRPr="001D18B7">
        <w:rPr>
          <w:lang w:val="en-US"/>
        </w:rPr>
        <w:t xml:space="preserve"> </w:t>
      </w:r>
      <w:r w:rsidRPr="001D18B7">
        <w:t>перерисовки</w:t>
      </w:r>
      <w:r w:rsidRPr="001D18B7">
        <w:rPr>
          <w:lang w:val="en-US"/>
        </w:rPr>
        <w:t xml:space="preserve"> </w:t>
      </w:r>
      <w:r w:rsidRPr="001D18B7">
        <w:t>и</w:t>
      </w:r>
      <w:r w:rsidRPr="001D18B7">
        <w:rPr>
          <w:lang w:val="en-US"/>
        </w:rPr>
        <w:t xml:space="preserve"> </w:t>
      </w:r>
      <w:r w:rsidRPr="001D18B7">
        <w:t>смены</w:t>
      </w:r>
      <w:r w:rsidRPr="001D18B7">
        <w:rPr>
          <w:lang w:val="en-US"/>
        </w:rPr>
        <w:t xml:space="preserve"> </w:t>
      </w:r>
      <w:r w:rsidRPr="001D18B7">
        <w:t>уровня</w:t>
      </w:r>
      <w:r w:rsidRPr="001D18B7">
        <w:rPr>
          <w:lang w:val="en-US"/>
        </w:rPr>
        <w:t xml:space="preserve"> + </w:t>
      </w:r>
      <w:r w:rsidRPr="001D18B7">
        <w:t>генерация</w:t>
      </w:r>
      <w:r w:rsidRPr="001D18B7">
        <w:rPr>
          <w:lang w:val="en-US"/>
        </w:rPr>
        <w:t xml:space="preserve"> </w:t>
      </w:r>
      <w:r w:rsidRPr="001D18B7">
        <w:t>содержимого</w:t>
      </w:r>
      <w:r w:rsidRPr="001D18B7">
        <w:rPr>
          <w:lang w:val="en-US"/>
        </w:rPr>
        <w:t xml:space="preserve"> </w:t>
      </w:r>
      <w:r w:rsidRPr="001D18B7">
        <w:t>окна</w:t>
      </w:r>
      <w:r w:rsidRPr="001D18B7">
        <w:rPr>
          <w:lang w:val="en-US"/>
        </w:rPr>
        <w:br/>
        <w:t xml:space="preserve">    def </w:t>
      </w:r>
      <w:proofErr w:type="spellStart"/>
      <w:r w:rsidRPr="001D18B7">
        <w:rPr>
          <w:lang w:val="en-US"/>
        </w:rPr>
        <w:t>retake_level</w:t>
      </w:r>
      <w:proofErr w:type="spellEnd"/>
      <w:r w:rsidRPr="001D18B7">
        <w:rPr>
          <w:lang w:val="en-US"/>
        </w:rPr>
        <w:t>(self):</w:t>
      </w:r>
      <w:r w:rsidRPr="001D18B7">
        <w:rPr>
          <w:lang w:val="en-US"/>
        </w:rPr>
        <w:br/>
        <w:t xml:space="preserve">        self.central_vertical_layout.removeWidget(self.level_indicator.main_widget)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self.central_vertical_layout.removeWidget</w:t>
      </w:r>
      <w:proofErr w:type="spellEnd"/>
      <w:r w:rsidRPr="001D18B7">
        <w:rPr>
          <w:lang w:val="en-US"/>
        </w:rPr>
        <w:t>(</w:t>
      </w:r>
      <w:proofErr w:type="spellStart"/>
      <w:r w:rsidRPr="001D18B7">
        <w:rPr>
          <w:lang w:val="en-US"/>
        </w:rPr>
        <w:t>self.level_content</w:t>
      </w:r>
      <w:proofErr w:type="spellEnd"/>
      <w:r w:rsidRPr="001D18B7">
        <w:rPr>
          <w:lang w:val="en-US"/>
        </w:rPr>
        <w:t>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self.central_vertical_layout.removeItem</w:t>
      </w:r>
      <w:proofErr w:type="spellEnd"/>
      <w:r w:rsidRPr="001D18B7">
        <w:rPr>
          <w:lang w:val="en-US"/>
        </w:rPr>
        <w:t>(</w:t>
      </w:r>
      <w:proofErr w:type="spellStart"/>
      <w:r w:rsidRPr="001D18B7">
        <w:rPr>
          <w:lang w:val="en-US"/>
        </w:rPr>
        <w:t>self.back_menu</w:t>
      </w:r>
      <w:proofErr w:type="spellEnd"/>
      <w:r w:rsidRPr="001D18B7">
        <w:rPr>
          <w:lang w:val="en-US"/>
        </w:rPr>
        <w:t>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self.level_indicator</w:t>
      </w:r>
      <w:proofErr w:type="spellEnd"/>
      <w:r w:rsidRPr="001D18B7">
        <w:rPr>
          <w:lang w:val="en-US"/>
        </w:rPr>
        <w:t xml:space="preserve"> = </w:t>
      </w:r>
      <w:proofErr w:type="spellStart"/>
      <w:r w:rsidRPr="001D18B7">
        <w:rPr>
          <w:lang w:val="en-US"/>
        </w:rPr>
        <w:t>LevelIndicator</w:t>
      </w:r>
      <w:proofErr w:type="spellEnd"/>
      <w:r w:rsidRPr="001D18B7">
        <w:rPr>
          <w:lang w:val="en-US"/>
        </w:rPr>
        <w:t>()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self.level_content</w:t>
      </w:r>
      <w:proofErr w:type="spellEnd"/>
      <w:r w:rsidRPr="001D18B7">
        <w:rPr>
          <w:lang w:val="en-US"/>
        </w:rPr>
        <w:t xml:space="preserve"> = </w:t>
      </w:r>
      <w:proofErr w:type="spellStart"/>
      <w:r w:rsidRPr="001D18B7">
        <w:rPr>
          <w:lang w:val="en-US"/>
        </w:rPr>
        <w:t>LevelPainter</w:t>
      </w:r>
      <w:proofErr w:type="spellEnd"/>
      <w:r w:rsidRPr="001D18B7">
        <w:rPr>
          <w:lang w:val="en-US"/>
        </w:rPr>
        <w:t>(</w:t>
      </w:r>
      <w:proofErr w:type="spellStart"/>
      <w:r w:rsidRPr="001D18B7">
        <w:rPr>
          <w:lang w:val="en-US"/>
        </w:rPr>
        <w:t>core.GLOBAL.CURRENT_LEVEL_NUMBER.text</w:t>
      </w:r>
      <w:proofErr w:type="spellEnd"/>
      <w:r w:rsidRPr="001D18B7">
        <w:rPr>
          <w:lang w:val="en-US"/>
        </w:rPr>
        <w:t>)</w:t>
      </w:r>
      <w:r w:rsidRPr="001D18B7">
        <w:rPr>
          <w:lang w:val="en-US"/>
        </w:rPr>
        <w:br/>
        <w:t xml:space="preserve">        self.central_vertical_layout.addWidget(self.level_indicator.main_widget)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self.central_vertical_layout.addWidget</w:t>
      </w:r>
      <w:proofErr w:type="spellEnd"/>
      <w:r w:rsidRPr="001D18B7">
        <w:rPr>
          <w:lang w:val="en-US"/>
        </w:rPr>
        <w:t>(</w:t>
      </w:r>
      <w:proofErr w:type="spellStart"/>
      <w:r w:rsidRPr="001D18B7">
        <w:rPr>
          <w:lang w:val="en-US"/>
        </w:rPr>
        <w:t>self.level_content</w:t>
      </w:r>
      <w:proofErr w:type="spellEnd"/>
      <w:r w:rsidRPr="001D18B7">
        <w:rPr>
          <w:lang w:val="en-US"/>
        </w:rPr>
        <w:t>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self.central_vertical_layout.addLayout</w:t>
      </w:r>
      <w:proofErr w:type="spellEnd"/>
      <w:r w:rsidRPr="001D18B7">
        <w:rPr>
          <w:lang w:val="en-US"/>
        </w:rPr>
        <w:t>(</w:t>
      </w:r>
      <w:proofErr w:type="spellStart"/>
      <w:r w:rsidRPr="001D18B7">
        <w:rPr>
          <w:lang w:val="en-US"/>
        </w:rPr>
        <w:t>self.back_menu</w:t>
      </w:r>
      <w:proofErr w:type="spellEnd"/>
      <w:r w:rsidRPr="001D18B7">
        <w:rPr>
          <w:lang w:val="en-US"/>
        </w:rPr>
        <w:t>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self.restart_level</w:t>
      </w:r>
      <w:proofErr w:type="spellEnd"/>
      <w:r w:rsidRPr="001D18B7">
        <w:rPr>
          <w:lang w:val="en-US"/>
        </w:rPr>
        <w:t>()</w:t>
      </w:r>
      <w:r w:rsidRPr="001D18B7">
        <w:rPr>
          <w:lang w:val="en-US"/>
        </w:rPr>
        <w:br/>
      </w:r>
      <w:r w:rsidRPr="001D18B7">
        <w:rPr>
          <w:lang w:val="en-US"/>
        </w:rPr>
        <w:lastRenderedPageBreak/>
        <w:t xml:space="preserve">        </w:t>
      </w:r>
      <w:proofErr w:type="spellStart"/>
      <w:r w:rsidRPr="001D18B7">
        <w:rPr>
          <w:lang w:val="en-US"/>
        </w:rPr>
        <w:t>self.update</w:t>
      </w:r>
      <w:proofErr w:type="spellEnd"/>
      <w:r w:rsidRPr="001D18B7">
        <w:rPr>
          <w:lang w:val="en-US"/>
        </w:rPr>
        <w:t>()</w:t>
      </w:r>
      <w:r w:rsidRPr="001D18B7">
        <w:rPr>
          <w:lang w:val="en-US"/>
        </w:rPr>
        <w:br/>
        <w:t xml:space="preserve">    def </w:t>
      </w:r>
      <w:proofErr w:type="spellStart"/>
      <w:r w:rsidRPr="001D18B7">
        <w:rPr>
          <w:lang w:val="en-US"/>
        </w:rPr>
        <w:t>play_next_level</w:t>
      </w:r>
      <w:proofErr w:type="spellEnd"/>
      <w:r w:rsidRPr="001D18B7">
        <w:rPr>
          <w:lang w:val="en-US"/>
        </w:rPr>
        <w:t>(self):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core.GLOBAL.CURRENT_LEVEL_NUMBER.text</w:t>
      </w:r>
      <w:proofErr w:type="spellEnd"/>
      <w:r w:rsidRPr="001D18B7">
        <w:rPr>
          <w:lang w:val="en-US"/>
        </w:rPr>
        <w:t xml:space="preserve"> = \</w:t>
      </w:r>
      <w:r w:rsidRPr="001D18B7">
        <w:rPr>
          <w:lang w:val="en-US"/>
        </w:rPr>
        <w:br/>
        <w:t xml:space="preserve">            int(</w:t>
      </w:r>
      <w:proofErr w:type="spellStart"/>
      <w:r w:rsidRPr="001D18B7">
        <w:rPr>
          <w:lang w:val="en-US"/>
        </w:rPr>
        <w:t>core.GLOBAL.CURRENT_LEVEL_NUMBER.text</w:t>
      </w:r>
      <w:proofErr w:type="spellEnd"/>
      <w:r w:rsidRPr="001D18B7">
        <w:rPr>
          <w:lang w:val="en-US"/>
        </w:rPr>
        <w:t>) + 1 if int(</w:t>
      </w:r>
      <w:proofErr w:type="spellStart"/>
      <w:r w:rsidRPr="001D18B7">
        <w:rPr>
          <w:lang w:val="en-US"/>
        </w:rPr>
        <w:t>core.GLOBAL.CURRENT_LEVEL_NUMBER.text</w:t>
      </w:r>
      <w:proofErr w:type="spellEnd"/>
      <w:r w:rsidRPr="001D18B7">
        <w:rPr>
          <w:lang w:val="en-US"/>
        </w:rPr>
        <w:t>) + 1 &lt; 6 else 1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self.retake_level</w:t>
      </w:r>
      <w:proofErr w:type="spellEnd"/>
      <w:r w:rsidRPr="001D18B7">
        <w:rPr>
          <w:lang w:val="en-US"/>
        </w:rPr>
        <w:t>()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self.update</w:t>
      </w:r>
      <w:proofErr w:type="spellEnd"/>
      <w:r w:rsidRPr="001D18B7">
        <w:rPr>
          <w:lang w:val="en-US"/>
        </w:rPr>
        <w:t>()</w:t>
      </w:r>
      <w:r w:rsidRPr="001D18B7">
        <w:rPr>
          <w:lang w:val="en-US"/>
        </w:rPr>
        <w:br/>
      </w:r>
      <w:r w:rsidRPr="001D18B7">
        <w:rPr>
          <w:lang w:val="en-US"/>
        </w:rPr>
        <w:br/>
        <w:t xml:space="preserve">    # </w:t>
      </w:r>
      <w:r w:rsidRPr="001D18B7">
        <w:t>Отслеживание</w:t>
      </w:r>
      <w:r w:rsidRPr="001D18B7">
        <w:rPr>
          <w:lang w:val="en-US"/>
        </w:rPr>
        <w:t xml:space="preserve"> </w:t>
      </w:r>
      <w:r w:rsidRPr="001D18B7">
        <w:t>того</w:t>
      </w:r>
      <w:r w:rsidRPr="001D18B7">
        <w:rPr>
          <w:lang w:val="en-US"/>
        </w:rPr>
        <w:t xml:space="preserve"> </w:t>
      </w:r>
      <w:r w:rsidRPr="001D18B7">
        <w:t>что</w:t>
      </w:r>
      <w:r w:rsidRPr="001D18B7">
        <w:rPr>
          <w:lang w:val="en-US"/>
        </w:rPr>
        <w:t xml:space="preserve"> </w:t>
      </w:r>
      <w:r w:rsidRPr="001D18B7">
        <w:t>мышь</w:t>
      </w:r>
      <w:r w:rsidRPr="001D18B7">
        <w:rPr>
          <w:lang w:val="en-US"/>
        </w:rPr>
        <w:t xml:space="preserve"> </w:t>
      </w:r>
      <w:r w:rsidRPr="001D18B7">
        <w:t>зажата</w:t>
      </w:r>
      <w:r w:rsidRPr="001D18B7">
        <w:rPr>
          <w:lang w:val="en-US"/>
        </w:rPr>
        <w:br/>
        <w:t xml:space="preserve">    def </w:t>
      </w:r>
      <w:proofErr w:type="spellStart"/>
      <w:r w:rsidRPr="001D18B7">
        <w:rPr>
          <w:lang w:val="en-US"/>
        </w:rPr>
        <w:t>mousePressEvent</w:t>
      </w:r>
      <w:proofErr w:type="spellEnd"/>
      <w:r w:rsidRPr="001D18B7">
        <w:rPr>
          <w:lang w:val="en-US"/>
        </w:rPr>
        <w:t>(self, event):</w:t>
      </w:r>
      <w:r w:rsidRPr="001D18B7">
        <w:rPr>
          <w:lang w:val="en-US"/>
        </w:rPr>
        <w:br/>
        <w:t xml:space="preserve">        super(</w:t>
      </w:r>
      <w:proofErr w:type="spellStart"/>
      <w:r w:rsidRPr="001D18B7">
        <w:rPr>
          <w:lang w:val="en-US"/>
        </w:rPr>
        <w:t>LevelWindow</w:t>
      </w:r>
      <w:proofErr w:type="spellEnd"/>
      <w:r w:rsidRPr="001D18B7">
        <w:rPr>
          <w:lang w:val="en-US"/>
        </w:rPr>
        <w:t>, self).</w:t>
      </w:r>
      <w:proofErr w:type="spellStart"/>
      <w:r w:rsidRPr="001D18B7">
        <w:rPr>
          <w:lang w:val="en-US"/>
        </w:rPr>
        <w:t>mousePressEvent</w:t>
      </w:r>
      <w:proofErr w:type="spellEnd"/>
      <w:r w:rsidRPr="001D18B7">
        <w:rPr>
          <w:lang w:val="en-US"/>
        </w:rPr>
        <w:t>(event)</w:t>
      </w:r>
      <w:r w:rsidRPr="001D18B7">
        <w:rPr>
          <w:lang w:val="en-US"/>
        </w:rPr>
        <w:br/>
        <w:t xml:space="preserve">        if </w:t>
      </w:r>
      <w:proofErr w:type="spellStart"/>
      <w:r w:rsidRPr="001D18B7">
        <w:rPr>
          <w:lang w:val="en-US"/>
        </w:rPr>
        <w:t>event.button</w:t>
      </w:r>
      <w:proofErr w:type="spellEnd"/>
      <w:r w:rsidRPr="001D18B7">
        <w:rPr>
          <w:lang w:val="en-US"/>
        </w:rPr>
        <w:t xml:space="preserve">() == </w:t>
      </w:r>
      <w:proofErr w:type="spellStart"/>
      <w:r w:rsidRPr="001D18B7">
        <w:rPr>
          <w:lang w:val="en-US"/>
        </w:rPr>
        <w:t>Qt.MouseButton.LeftButton</w:t>
      </w:r>
      <w:proofErr w:type="spellEnd"/>
      <w:r w:rsidRPr="001D18B7">
        <w:rPr>
          <w:lang w:val="en-US"/>
        </w:rPr>
        <w:t xml:space="preserve"> and not </w:t>
      </w:r>
      <w:proofErr w:type="spellStart"/>
      <w:r w:rsidRPr="001D18B7">
        <w:rPr>
          <w:lang w:val="en-US"/>
        </w:rPr>
        <w:t>self.level_over</w:t>
      </w:r>
      <w:proofErr w:type="spellEnd"/>
      <w:r w:rsidRPr="001D18B7">
        <w:rPr>
          <w:lang w:val="en-US"/>
        </w:rPr>
        <w:t>:</w:t>
      </w:r>
      <w:r w:rsidRPr="001D18B7">
        <w:rPr>
          <w:lang w:val="en-US"/>
        </w:rPr>
        <w:br/>
        <w:t xml:space="preserve">            </w:t>
      </w:r>
      <w:proofErr w:type="spellStart"/>
      <w:r w:rsidRPr="001D18B7">
        <w:rPr>
          <w:lang w:val="en-US"/>
        </w:rPr>
        <w:t>self.clicked</w:t>
      </w:r>
      <w:proofErr w:type="spellEnd"/>
      <w:r w:rsidRPr="001D18B7">
        <w:rPr>
          <w:lang w:val="en-US"/>
        </w:rPr>
        <w:t xml:space="preserve"> = True</w:t>
      </w:r>
      <w:r w:rsidRPr="001D18B7">
        <w:rPr>
          <w:lang w:val="en-US"/>
        </w:rPr>
        <w:br/>
        <w:t xml:space="preserve">            </w:t>
      </w:r>
      <w:proofErr w:type="spellStart"/>
      <w:r w:rsidRPr="001D18B7">
        <w:rPr>
          <w:lang w:val="en-US"/>
        </w:rPr>
        <w:t>self.mouse_pos_start</w:t>
      </w:r>
      <w:proofErr w:type="spellEnd"/>
      <w:r w:rsidRPr="001D18B7">
        <w:rPr>
          <w:lang w:val="en-US"/>
        </w:rPr>
        <w:t xml:space="preserve"> = </w:t>
      </w:r>
      <w:proofErr w:type="spellStart"/>
      <w:r w:rsidRPr="001D18B7">
        <w:rPr>
          <w:lang w:val="en-US"/>
        </w:rPr>
        <w:t>event.pos</w:t>
      </w:r>
      <w:proofErr w:type="spellEnd"/>
      <w:r w:rsidRPr="001D18B7">
        <w:rPr>
          <w:lang w:val="en-US"/>
        </w:rPr>
        <w:t>()</w:t>
      </w:r>
      <w:r w:rsidRPr="001D18B7">
        <w:rPr>
          <w:lang w:val="en-US"/>
        </w:rPr>
        <w:br/>
        <w:t xml:space="preserve">            </w:t>
      </w:r>
      <w:proofErr w:type="spellStart"/>
      <w:r w:rsidRPr="001D18B7">
        <w:rPr>
          <w:lang w:val="en-US"/>
        </w:rPr>
        <w:t>self.mouse_pos_end_list.append</w:t>
      </w:r>
      <w:proofErr w:type="spellEnd"/>
      <w:r w:rsidRPr="001D18B7">
        <w:rPr>
          <w:lang w:val="en-US"/>
        </w:rPr>
        <w:t>(</w:t>
      </w:r>
      <w:proofErr w:type="spellStart"/>
      <w:r w:rsidRPr="001D18B7">
        <w:rPr>
          <w:lang w:val="en-US"/>
        </w:rPr>
        <w:t>event.pos</w:t>
      </w:r>
      <w:proofErr w:type="spellEnd"/>
      <w:r w:rsidRPr="001D18B7">
        <w:rPr>
          <w:lang w:val="en-US"/>
        </w:rPr>
        <w:t>())</w:t>
      </w:r>
      <w:r w:rsidRPr="001D18B7">
        <w:rPr>
          <w:lang w:val="en-US"/>
        </w:rPr>
        <w:br/>
        <w:t xml:space="preserve">            </w:t>
      </w:r>
      <w:proofErr w:type="spellStart"/>
      <w:r w:rsidRPr="001D18B7">
        <w:rPr>
          <w:lang w:val="en-US"/>
        </w:rPr>
        <w:t>self.update</w:t>
      </w:r>
      <w:proofErr w:type="spellEnd"/>
      <w:r w:rsidRPr="001D18B7">
        <w:rPr>
          <w:lang w:val="en-US"/>
        </w:rPr>
        <w:t>()</w:t>
      </w:r>
      <w:r w:rsidRPr="001D18B7">
        <w:rPr>
          <w:lang w:val="en-US"/>
        </w:rPr>
        <w:br/>
      </w:r>
      <w:r w:rsidRPr="001D18B7">
        <w:rPr>
          <w:lang w:val="en-US"/>
        </w:rPr>
        <w:br/>
        <w:t xml:space="preserve">    # </w:t>
      </w:r>
      <w:r w:rsidRPr="001D18B7">
        <w:t>Отслеживание</w:t>
      </w:r>
      <w:r w:rsidRPr="001D18B7">
        <w:rPr>
          <w:lang w:val="en-US"/>
        </w:rPr>
        <w:t xml:space="preserve"> </w:t>
      </w:r>
      <w:r w:rsidRPr="001D18B7">
        <w:t>того</w:t>
      </w:r>
      <w:r w:rsidRPr="001D18B7">
        <w:rPr>
          <w:lang w:val="en-US"/>
        </w:rPr>
        <w:t xml:space="preserve"> </w:t>
      </w:r>
      <w:r w:rsidRPr="001D18B7">
        <w:t>что</w:t>
      </w:r>
      <w:r w:rsidRPr="001D18B7">
        <w:rPr>
          <w:lang w:val="en-US"/>
        </w:rPr>
        <w:t xml:space="preserve"> </w:t>
      </w:r>
      <w:r w:rsidRPr="001D18B7">
        <w:t>ЛКМ</w:t>
      </w:r>
      <w:r w:rsidRPr="001D18B7">
        <w:rPr>
          <w:lang w:val="en-US"/>
        </w:rPr>
        <w:t xml:space="preserve"> </w:t>
      </w:r>
      <w:r w:rsidRPr="001D18B7">
        <w:t>отпущена</w:t>
      </w:r>
      <w:r w:rsidRPr="001D18B7">
        <w:rPr>
          <w:lang w:val="en-US"/>
        </w:rPr>
        <w:br/>
        <w:t xml:space="preserve">    def </w:t>
      </w:r>
      <w:proofErr w:type="spellStart"/>
      <w:r w:rsidRPr="001D18B7">
        <w:rPr>
          <w:lang w:val="en-US"/>
        </w:rPr>
        <w:t>mouseReleaseEvent</w:t>
      </w:r>
      <w:proofErr w:type="spellEnd"/>
      <w:r w:rsidRPr="001D18B7">
        <w:rPr>
          <w:lang w:val="en-US"/>
        </w:rPr>
        <w:t>(self, event):</w:t>
      </w:r>
      <w:r w:rsidRPr="001D18B7">
        <w:rPr>
          <w:lang w:val="en-US"/>
        </w:rPr>
        <w:br/>
        <w:t xml:space="preserve">        if </w:t>
      </w:r>
      <w:proofErr w:type="spellStart"/>
      <w:r w:rsidRPr="001D18B7">
        <w:rPr>
          <w:lang w:val="en-US"/>
        </w:rPr>
        <w:t>event.button</w:t>
      </w:r>
      <w:proofErr w:type="spellEnd"/>
      <w:r w:rsidRPr="001D18B7">
        <w:rPr>
          <w:lang w:val="en-US"/>
        </w:rPr>
        <w:t xml:space="preserve">() == </w:t>
      </w:r>
      <w:proofErr w:type="spellStart"/>
      <w:r w:rsidRPr="001D18B7">
        <w:rPr>
          <w:lang w:val="en-US"/>
        </w:rPr>
        <w:t>Qt.MouseButton.LeftButton</w:t>
      </w:r>
      <w:proofErr w:type="spellEnd"/>
      <w:r w:rsidRPr="001D18B7">
        <w:rPr>
          <w:lang w:val="en-US"/>
        </w:rPr>
        <w:t>:</w:t>
      </w:r>
      <w:r w:rsidRPr="001D18B7">
        <w:rPr>
          <w:lang w:val="en-US"/>
        </w:rPr>
        <w:br/>
        <w:t xml:space="preserve">            </w:t>
      </w:r>
      <w:proofErr w:type="spellStart"/>
      <w:r w:rsidRPr="001D18B7">
        <w:rPr>
          <w:lang w:val="en-US"/>
        </w:rPr>
        <w:t>self.clicked</w:t>
      </w:r>
      <w:proofErr w:type="spellEnd"/>
      <w:r w:rsidRPr="001D18B7">
        <w:rPr>
          <w:lang w:val="en-US"/>
        </w:rPr>
        <w:t xml:space="preserve"> = False</w:t>
      </w:r>
      <w:r w:rsidRPr="001D18B7">
        <w:rPr>
          <w:lang w:val="en-US"/>
        </w:rPr>
        <w:br/>
        <w:t xml:space="preserve">            if not </w:t>
      </w:r>
      <w:proofErr w:type="spellStart"/>
      <w:r w:rsidRPr="001D18B7">
        <w:rPr>
          <w:lang w:val="en-US"/>
        </w:rPr>
        <w:t>self.level_over</w:t>
      </w:r>
      <w:proofErr w:type="spellEnd"/>
      <w:r w:rsidRPr="001D18B7">
        <w:rPr>
          <w:lang w:val="en-US"/>
        </w:rPr>
        <w:t xml:space="preserve">: </w:t>
      </w:r>
      <w:proofErr w:type="spellStart"/>
      <w:r w:rsidRPr="001D18B7">
        <w:rPr>
          <w:lang w:val="en-US"/>
        </w:rPr>
        <w:t>self.restart_level</w:t>
      </w:r>
      <w:proofErr w:type="spellEnd"/>
      <w:r w:rsidRPr="001D18B7">
        <w:rPr>
          <w:lang w:val="en-US"/>
        </w:rPr>
        <w:t>()</w:t>
      </w:r>
      <w:r w:rsidRPr="001D18B7">
        <w:rPr>
          <w:lang w:val="en-US"/>
        </w:rPr>
        <w:br/>
        <w:t xml:space="preserve">            </w:t>
      </w:r>
      <w:proofErr w:type="spellStart"/>
      <w:r w:rsidRPr="001D18B7">
        <w:rPr>
          <w:lang w:val="en-US"/>
        </w:rPr>
        <w:t>self.update</w:t>
      </w:r>
      <w:proofErr w:type="spellEnd"/>
      <w:r w:rsidRPr="001D18B7">
        <w:rPr>
          <w:lang w:val="en-US"/>
        </w:rPr>
        <w:t>()</w:t>
      </w:r>
      <w:r w:rsidRPr="001D18B7">
        <w:rPr>
          <w:lang w:val="en-US"/>
        </w:rPr>
        <w:br/>
        <w:t xml:space="preserve">        super(</w:t>
      </w:r>
      <w:proofErr w:type="spellStart"/>
      <w:r w:rsidRPr="001D18B7">
        <w:rPr>
          <w:lang w:val="en-US"/>
        </w:rPr>
        <w:t>LevelWindow</w:t>
      </w:r>
      <w:proofErr w:type="spellEnd"/>
      <w:r w:rsidRPr="001D18B7">
        <w:rPr>
          <w:lang w:val="en-US"/>
        </w:rPr>
        <w:t>, self).</w:t>
      </w:r>
      <w:proofErr w:type="spellStart"/>
      <w:r w:rsidRPr="001D18B7">
        <w:rPr>
          <w:lang w:val="en-US"/>
        </w:rPr>
        <w:t>mouseReleaseEvent</w:t>
      </w:r>
      <w:proofErr w:type="spellEnd"/>
      <w:r w:rsidRPr="001D18B7">
        <w:rPr>
          <w:lang w:val="en-US"/>
        </w:rPr>
        <w:t>(event)</w:t>
      </w:r>
      <w:r w:rsidRPr="001D18B7">
        <w:rPr>
          <w:lang w:val="en-US"/>
        </w:rPr>
        <w:br/>
      </w:r>
      <w:r w:rsidRPr="001D18B7">
        <w:rPr>
          <w:lang w:val="en-US"/>
        </w:rPr>
        <w:br/>
        <w:t xml:space="preserve">    # </w:t>
      </w:r>
      <w:r w:rsidRPr="001D18B7">
        <w:t>Отслеживание</w:t>
      </w:r>
      <w:r w:rsidRPr="001D18B7">
        <w:rPr>
          <w:lang w:val="en-US"/>
        </w:rPr>
        <w:t xml:space="preserve"> </w:t>
      </w:r>
      <w:r w:rsidRPr="001D18B7">
        <w:t>того</w:t>
      </w:r>
      <w:r w:rsidRPr="001D18B7">
        <w:rPr>
          <w:lang w:val="en-US"/>
        </w:rPr>
        <w:t xml:space="preserve"> </w:t>
      </w:r>
      <w:r w:rsidRPr="001D18B7">
        <w:t>что</w:t>
      </w:r>
      <w:r w:rsidRPr="001D18B7">
        <w:rPr>
          <w:lang w:val="en-US"/>
        </w:rPr>
        <w:t xml:space="preserve"> </w:t>
      </w:r>
      <w:r w:rsidRPr="001D18B7">
        <w:t>мышь</w:t>
      </w:r>
      <w:r w:rsidRPr="001D18B7">
        <w:rPr>
          <w:lang w:val="en-US"/>
        </w:rPr>
        <w:t xml:space="preserve"> </w:t>
      </w:r>
      <w:r w:rsidRPr="001D18B7">
        <w:t>передвигается</w:t>
      </w:r>
      <w:r w:rsidRPr="001D18B7">
        <w:rPr>
          <w:lang w:val="en-US"/>
        </w:rPr>
        <w:br/>
        <w:t xml:space="preserve">    def </w:t>
      </w:r>
      <w:proofErr w:type="spellStart"/>
      <w:r w:rsidRPr="001D18B7">
        <w:rPr>
          <w:lang w:val="en-US"/>
        </w:rPr>
        <w:t>mouseMoveEvent</w:t>
      </w:r>
      <w:proofErr w:type="spellEnd"/>
      <w:r w:rsidRPr="001D18B7">
        <w:rPr>
          <w:lang w:val="en-US"/>
        </w:rPr>
        <w:t>(self, event):</w:t>
      </w:r>
      <w:r w:rsidRPr="001D18B7">
        <w:rPr>
          <w:lang w:val="en-US"/>
        </w:rPr>
        <w:br/>
        <w:t xml:space="preserve">        super(</w:t>
      </w:r>
      <w:proofErr w:type="spellStart"/>
      <w:r w:rsidRPr="001D18B7">
        <w:rPr>
          <w:lang w:val="en-US"/>
        </w:rPr>
        <w:t>LevelWindow</w:t>
      </w:r>
      <w:proofErr w:type="spellEnd"/>
      <w:r w:rsidRPr="001D18B7">
        <w:rPr>
          <w:lang w:val="en-US"/>
        </w:rPr>
        <w:t>, self).</w:t>
      </w:r>
      <w:proofErr w:type="spellStart"/>
      <w:r w:rsidRPr="001D18B7">
        <w:rPr>
          <w:lang w:val="en-US"/>
        </w:rPr>
        <w:t>mouseMoveEvent</w:t>
      </w:r>
      <w:proofErr w:type="spellEnd"/>
      <w:r w:rsidRPr="001D18B7">
        <w:rPr>
          <w:lang w:val="en-US"/>
        </w:rPr>
        <w:t>(event)</w:t>
      </w:r>
      <w:r w:rsidRPr="001D18B7">
        <w:rPr>
          <w:lang w:val="en-US"/>
        </w:rPr>
        <w:br/>
        <w:t xml:space="preserve">        if </w:t>
      </w:r>
      <w:proofErr w:type="spellStart"/>
      <w:r w:rsidRPr="001D18B7">
        <w:rPr>
          <w:lang w:val="en-US"/>
        </w:rPr>
        <w:t>self.clicked</w:t>
      </w:r>
      <w:proofErr w:type="spellEnd"/>
      <w:r w:rsidRPr="001D18B7">
        <w:rPr>
          <w:lang w:val="en-US"/>
        </w:rPr>
        <w:t>:</w:t>
      </w:r>
      <w:r w:rsidRPr="001D18B7">
        <w:rPr>
          <w:lang w:val="en-US"/>
        </w:rPr>
        <w:br/>
        <w:t xml:space="preserve">            </w:t>
      </w:r>
      <w:proofErr w:type="spellStart"/>
      <w:r w:rsidRPr="001D18B7">
        <w:rPr>
          <w:lang w:val="en-US"/>
        </w:rPr>
        <w:t>self.mouse_pos_end_list.append</w:t>
      </w:r>
      <w:proofErr w:type="spellEnd"/>
      <w:r w:rsidRPr="001D18B7">
        <w:rPr>
          <w:lang w:val="en-US"/>
        </w:rPr>
        <w:t>(</w:t>
      </w:r>
      <w:proofErr w:type="spellStart"/>
      <w:r w:rsidRPr="001D18B7">
        <w:rPr>
          <w:lang w:val="en-US"/>
        </w:rPr>
        <w:t>event.pos</w:t>
      </w:r>
      <w:proofErr w:type="spellEnd"/>
      <w:r w:rsidRPr="001D18B7">
        <w:rPr>
          <w:lang w:val="en-US"/>
        </w:rPr>
        <w:t>())</w:t>
      </w:r>
      <w:r w:rsidRPr="001D18B7">
        <w:rPr>
          <w:lang w:val="en-US"/>
        </w:rPr>
        <w:br/>
        <w:t xml:space="preserve">            </w:t>
      </w:r>
      <w:proofErr w:type="spellStart"/>
      <w:r w:rsidRPr="001D18B7">
        <w:rPr>
          <w:lang w:val="en-US"/>
        </w:rPr>
        <w:t>self.do_core_operations</w:t>
      </w:r>
      <w:proofErr w:type="spellEnd"/>
      <w:r w:rsidRPr="001D18B7">
        <w:rPr>
          <w:lang w:val="en-US"/>
        </w:rPr>
        <w:t>()</w:t>
      </w:r>
      <w:r w:rsidRPr="001D18B7">
        <w:rPr>
          <w:lang w:val="en-US"/>
        </w:rPr>
        <w:br/>
        <w:t xml:space="preserve">            if not </w:t>
      </w:r>
      <w:proofErr w:type="spellStart"/>
      <w:r w:rsidRPr="001D18B7">
        <w:rPr>
          <w:lang w:val="en-US"/>
        </w:rPr>
        <w:t>self.level_over</w:t>
      </w:r>
      <w:proofErr w:type="spellEnd"/>
      <w:r w:rsidRPr="001D18B7">
        <w:rPr>
          <w:lang w:val="en-US"/>
        </w:rPr>
        <w:t>:</w:t>
      </w:r>
      <w:r w:rsidRPr="001D18B7">
        <w:rPr>
          <w:lang w:val="en-US"/>
        </w:rPr>
        <w:br/>
        <w:t xml:space="preserve">                </w:t>
      </w:r>
      <w:proofErr w:type="spellStart"/>
      <w:r w:rsidRPr="001D18B7">
        <w:rPr>
          <w:lang w:val="en-US"/>
        </w:rPr>
        <w:t>self.update</w:t>
      </w:r>
      <w:proofErr w:type="spellEnd"/>
      <w:r w:rsidRPr="001D18B7">
        <w:rPr>
          <w:lang w:val="en-US"/>
        </w:rPr>
        <w:t>()</w:t>
      </w:r>
      <w:r w:rsidRPr="001D18B7">
        <w:rPr>
          <w:lang w:val="en-US"/>
        </w:rPr>
        <w:br/>
        <w:t xml:space="preserve">            else:</w:t>
      </w:r>
      <w:r w:rsidRPr="001D18B7">
        <w:rPr>
          <w:lang w:val="en-US"/>
        </w:rPr>
        <w:br/>
        <w:t xml:space="preserve">                </w:t>
      </w:r>
      <w:proofErr w:type="spellStart"/>
      <w:r w:rsidRPr="001D18B7">
        <w:rPr>
          <w:lang w:val="en-US"/>
        </w:rPr>
        <w:t>self.update</w:t>
      </w:r>
      <w:proofErr w:type="spellEnd"/>
      <w:r w:rsidRPr="001D18B7">
        <w:rPr>
          <w:lang w:val="en-US"/>
        </w:rPr>
        <w:t>()</w:t>
      </w:r>
      <w:r w:rsidRPr="001D18B7">
        <w:rPr>
          <w:lang w:val="en-US"/>
        </w:rPr>
        <w:br/>
        <w:t xml:space="preserve">                </w:t>
      </w:r>
      <w:proofErr w:type="spellStart"/>
      <w:r w:rsidRPr="001D18B7">
        <w:rPr>
          <w:lang w:val="en-US"/>
        </w:rPr>
        <w:t>self.mouse_pos_end_list.clear</w:t>
      </w:r>
      <w:proofErr w:type="spellEnd"/>
      <w:r w:rsidRPr="001D18B7">
        <w:rPr>
          <w:lang w:val="en-US"/>
        </w:rPr>
        <w:t>()</w:t>
      </w:r>
      <w:r w:rsidRPr="001D18B7">
        <w:rPr>
          <w:lang w:val="en-US"/>
        </w:rPr>
        <w:br/>
      </w:r>
      <w:r w:rsidRPr="001D18B7">
        <w:rPr>
          <w:lang w:val="en-US"/>
        </w:rPr>
        <w:br/>
        <w:t xml:space="preserve">    # </w:t>
      </w:r>
      <w:r w:rsidRPr="001D18B7">
        <w:t>Функция</w:t>
      </w:r>
      <w:r w:rsidRPr="001D18B7">
        <w:rPr>
          <w:lang w:val="en-US"/>
        </w:rPr>
        <w:t xml:space="preserve"> </w:t>
      </w:r>
      <w:r w:rsidRPr="001D18B7">
        <w:t>отрисовки</w:t>
      </w:r>
      <w:r w:rsidRPr="001D18B7">
        <w:rPr>
          <w:lang w:val="en-US"/>
        </w:rPr>
        <w:t xml:space="preserve"> </w:t>
      </w:r>
      <w:r w:rsidRPr="001D18B7">
        <w:t>перемещения</w:t>
      </w:r>
      <w:r w:rsidRPr="001D18B7">
        <w:rPr>
          <w:lang w:val="en-US"/>
        </w:rPr>
        <w:t xml:space="preserve"> </w:t>
      </w:r>
      <w:r w:rsidRPr="001D18B7">
        <w:t>мыши</w:t>
      </w:r>
      <w:r w:rsidRPr="001D18B7">
        <w:rPr>
          <w:lang w:val="en-US"/>
        </w:rPr>
        <w:br/>
        <w:t xml:space="preserve">    def </w:t>
      </w:r>
      <w:proofErr w:type="spellStart"/>
      <w:r w:rsidRPr="001D18B7">
        <w:rPr>
          <w:lang w:val="en-US"/>
        </w:rPr>
        <w:t>paintEvent</w:t>
      </w:r>
      <w:proofErr w:type="spellEnd"/>
      <w:r w:rsidRPr="001D18B7">
        <w:rPr>
          <w:lang w:val="en-US"/>
        </w:rPr>
        <w:t xml:space="preserve">(self, </w:t>
      </w:r>
      <w:proofErr w:type="spellStart"/>
      <w:r w:rsidRPr="001D18B7">
        <w:rPr>
          <w:lang w:val="en-US"/>
        </w:rPr>
        <w:t>paint_event</w:t>
      </w:r>
      <w:proofErr w:type="spellEnd"/>
      <w:r w:rsidRPr="001D18B7">
        <w:rPr>
          <w:lang w:val="en-US"/>
        </w:rPr>
        <w:t>):</w:t>
      </w:r>
      <w:r w:rsidRPr="001D18B7">
        <w:rPr>
          <w:lang w:val="en-US"/>
        </w:rPr>
        <w:br/>
        <w:t xml:space="preserve">        super(</w:t>
      </w:r>
      <w:proofErr w:type="spellStart"/>
      <w:r w:rsidRPr="001D18B7">
        <w:rPr>
          <w:lang w:val="en-US"/>
        </w:rPr>
        <w:t>LevelWindow</w:t>
      </w:r>
      <w:proofErr w:type="spellEnd"/>
      <w:r w:rsidRPr="001D18B7">
        <w:rPr>
          <w:lang w:val="en-US"/>
        </w:rPr>
        <w:t>, self).</w:t>
      </w:r>
      <w:proofErr w:type="spellStart"/>
      <w:r w:rsidRPr="001D18B7">
        <w:rPr>
          <w:lang w:val="en-US"/>
        </w:rPr>
        <w:t>pain</w:t>
      </w:r>
      <w:r w:rsidRPr="00490D31">
        <w:rPr>
          <w:lang w:val="en-US"/>
        </w:rPr>
        <w:t>tEvent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paint_event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if </w:t>
      </w:r>
      <w:proofErr w:type="spellStart"/>
      <w:r w:rsidRPr="00490D31">
        <w:rPr>
          <w:lang w:val="en-US"/>
        </w:rPr>
        <w:t>self.clicked</w:t>
      </w:r>
      <w:proofErr w:type="spellEnd"/>
      <w:r w:rsidRPr="00490D31">
        <w:rPr>
          <w:lang w:val="en-US"/>
        </w:rPr>
        <w:t>:</w:t>
      </w:r>
      <w:r w:rsidRPr="00490D31">
        <w:rPr>
          <w:lang w:val="en-US"/>
        </w:rPr>
        <w:br/>
        <w:t xml:space="preserve">            </w:t>
      </w:r>
      <w:proofErr w:type="spellStart"/>
      <w:r w:rsidRPr="00490D31">
        <w:rPr>
          <w:lang w:val="en-US"/>
        </w:rPr>
        <w:t>content_painter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QPainter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self.level_content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    # Antialiasing on</w:t>
      </w:r>
      <w:r w:rsidRPr="00490D31">
        <w:rPr>
          <w:lang w:val="en-US"/>
        </w:rPr>
        <w:br/>
        <w:t xml:space="preserve">            </w:t>
      </w:r>
      <w:proofErr w:type="spellStart"/>
      <w:r w:rsidRPr="00490D31">
        <w:rPr>
          <w:lang w:val="en-US"/>
        </w:rPr>
        <w:t>content_painter.setRenderHint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QPainter.RenderHint.Antialiasing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    color = </w:t>
      </w:r>
      <w:proofErr w:type="spellStart"/>
      <w:r w:rsidRPr="00490D31">
        <w:rPr>
          <w:lang w:val="en-US"/>
        </w:rPr>
        <w:t>QColor</w:t>
      </w:r>
      <w:proofErr w:type="spellEnd"/>
      <w:r w:rsidRPr="00490D31">
        <w:rPr>
          <w:lang w:val="en-US"/>
        </w:rPr>
        <w:t>(255, 0, 0)</w:t>
      </w:r>
      <w:r w:rsidRPr="00490D31">
        <w:rPr>
          <w:lang w:val="en-US"/>
        </w:rPr>
        <w:br/>
        <w:t xml:space="preserve">            pen = </w:t>
      </w:r>
      <w:proofErr w:type="spellStart"/>
      <w:r w:rsidRPr="00490D31">
        <w:rPr>
          <w:lang w:val="en-US"/>
        </w:rPr>
        <w:t>QPen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Qt.PenStyle.SolidLine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    </w:t>
      </w:r>
      <w:proofErr w:type="spellStart"/>
      <w:r w:rsidRPr="00490D31">
        <w:rPr>
          <w:lang w:val="en-US"/>
        </w:rPr>
        <w:t>pen.setColor</w:t>
      </w:r>
      <w:proofErr w:type="spellEnd"/>
      <w:r w:rsidRPr="00490D31">
        <w:rPr>
          <w:lang w:val="en-US"/>
        </w:rPr>
        <w:t>(color)</w:t>
      </w:r>
      <w:r w:rsidRPr="00490D31">
        <w:rPr>
          <w:lang w:val="en-US"/>
        </w:rPr>
        <w:br/>
      </w:r>
      <w:r w:rsidRPr="00490D31">
        <w:rPr>
          <w:lang w:val="en-US"/>
        </w:rPr>
        <w:lastRenderedPageBreak/>
        <w:t xml:space="preserve">            </w:t>
      </w:r>
      <w:proofErr w:type="spellStart"/>
      <w:r w:rsidRPr="00490D31">
        <w:rPr>
          <w:lang w:val="en-US"/>
        </w:rPr>
        <w:t>content_painter.setPen</w:t>
      </w:r>
      <w:proofErr w:type="spellEnd"/>
      <w:r w:rsidRPr="00490D31">
        <w:rPr>
          <w:lang w:val="en-US"/>
        </w:rPr>
        <w:t>(pen)</w:t>
      </w:r>
      <w:r w:rsidRPr="00490D31">
        <w:rPr>
          <w:lang w:val="en-US"/>
        </w:rPr>
        <w:br/>
        <w:t xml:space="preserve">            if not </w:t>
      </w:r>
      <w:proofErr w:type="spellStart"/>
      <w:r w:rsidRPr="00490D31">
        <w:rPr>
          <w:lang w:val="en-US"/>
        </w:rPr>
        <w:t>self.level_over</w:t>
      </w:r>
      <w:proofErr w:type="spellEnd"/>
      <w:r w:rsidRPr="00490D31">
        <w:rPr>
          <w:lang w:val="en-US"/>
        </w:rPr>
        <w:t>:</w:t>
      </w:r>
      <w:r w:rsidRPr="00490D31">
        <w:rPr>
          <w:lang w:val="en-US"/>
        </w:rPr>
        <w:br/>
        <w:t xml:space="preserve">                </w:t>
      </w:r>
      <w:proofErr w:type="spellStart"/>
      <w:r w:rsidRPr="00490D31">
        <w:rPr>
          <w:lang w:val="en-US"/>
        </w:rPr>
        <w:t>content_painter.drawLine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self.mouse_pos_start</w:t>
      </w:r>
      <w:proofErr w:type="spellEnd"/>
      <w:r w:rsidRPr="00490D31">
        <w:rPr>
          <w:lang w:val="en-US"/>
        </w:rPr>
        <w:t xml:space="preserve">, </w:t>
      </w:r>
      <w:proofErr w:type="spellStart"/>
      <w:r w:rsidRPr="00490D31">
        <w:rPr>
          <w:lang w:val="en-US"/>
        </w:rPr>
        <w:t>self.mouse_pos_end_list</w:t>
      </w:r>
      <w:proofErr w:type="spellEnd"/>
      <w:r w:rsidRPr="00490D31">
        <w:rPr>
          <w:lang w:val="en-US"/>
        </w:rPr>
        <w:t>[0])</w:t>
      </w:r>
      <w:r w:rsidRPr="00490D31">
        <w:rPr>
          <w:lang w:val="en-US"/>
        </w:rPr>
        <w:br/>
        <w:t xml:space="preserve">                for </w:t>
      </w:r>
      <w:proofErr w:type="spellStart"/>
      <w:r w:rsidRPr="00490D31">
        <w:rPr>
          <w:lang w:val="en-US"/>
        </w:rPr>
        <w:t>i</w:t>
      </w:r>
      <w:proofErr w:type="spellEnd"/>
      <w:r w:rsidRPr="00490D31">
        <w:rPr>
          <w:lang w:val="en-US"/>
        </w:rPr>
        <w:t xml:space="preserve"> in range(1, </w:t>
      </w:r>
      <w:proofErr w:type="spellStart"/>
      <w:r w:rsidRPr="00490D31">
        <w:rPr>
          <w:lang w:val="en-US"/>
        </w:rPr>
        <w:t>len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self.mouse_pos_end_list</w:t>
      </w:r>
      <w:proofErr w:type="spellEnd"/>
      <w:r w:rsidRPr="00490D31">
        <w:rPr>
          <w:lang w:val="en-US"/>
        </w:rPr>
        <w:t>) - 1):</w:t>
      </w:r>
      <w:r w:rsidRPr="00490D31">
        <w:rPr>
          <w:lang w:val="en-US"/>
        </w:rPr>
        <w:br/>
        <w:t xml:space="preserve">                    </w:t>
      </w:r>
      <w:proofErr w:type="spellStart"/>
      <w:r w:rsidRPr="00490D31">
        <w:rPr>
          <w:lang w:val="en-US"/>
        </w:rPr>
        <w:t>content_painter.drawLine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self.mouse_pos_end_list</w:t>
      </w:r>
      <w:proofErr w:type="spellEnd"/>
      <w:r w:rsidRPr="00490D31">
        <w:rPr>
          <w:lang w:val="en-US"/>
        </w:rPr>
        <w:t>[</w:t>
      </w:r>
      <w:proofErr w:type="spellStart"/>
      <w:r w:rsidRPr="00490D31">
        <w:rPr>
          <w:lang w:val="en-US"/>
        </w:rPr>
        <w:t>i</w:t>
      </w:r>
      <w:proofErr w:type="spellEnd"/>
      <w:r w:rsidRPr="00490D31">
        <w:rPr>
          <w:lang w:val="en-US"/>
        </w:rPr>
        <w:t xml:space="preserve">], </w:t>
      </w:r>
      <w:proofErr w:type="spellStart"/>
      <w:r w:rsidRPr="00490D31">
        <w:rPr>
          <w:lang w:val="en-US"/>
        </w:rPr>
        <w:t>self.mouse_pos_end_list</w:t>
      </w:r>
      <w:proofErr w:type="spellEnd"/>
      <w:r w:rsidRPr="00490D31">
        <w:rPr>
          <w:lang w:val="en-US"/>
        </w:rPr>
        <w:t>[</w:t>
      </w:r>
      <w:proofErr w:type="spellStart"/>
      <w:r w:rsidRPr="00490D31">
        <w:rPr>
          <w:lang w:val="en-US"/>
        </w:rPr>
        <w:t>i</w:t>
      </w:r>
      <w:proofErr w:type="spellEnd"/>
      <w:r w:rsidRPr="00490D31">
        <w:rPr>
          <w:lang w:val="en-US"/>
        </w:rPr>
        <w:t xml:space="preserve"> + 1])</w:t>
      </w:r>
      <w:r w:rsidRPr="00490D31">
        <w:rPr>
          <w:lang w:val="en-US"/>
        </w:rPr>
        <w:br/>
        <w:t xml:space="preserve">            </w:t>
      </w:r>
      <w:proofErr w:type="spellStart"/>
      <w:r w:rsidRPr="00490D31">
        <w:rPr>
          <w:lang w:val="en-US"/>
        </w:rPr>
        <w:t>content_painter.end</w:t>
      </w:r>
      <w:proofErr w:type="spellEnd"/>
      <w:r w:rsidRPr="00490D31">
        <w:rPr>
          <w:lang w:val="en-US"/>
        </w:rPr>
        <w:t>()</w:t>
      </w:r>
      <w:r w:rsidRPr="00490D31">
        <w:rPr>
          <w:lang w:val="en-US"/>
        </w:rPr>
        <w:br/>
      </w:r>
      <w:r w:rsidRPr="00490D31">
        <w:rPr>
          <w:lang w:val="en-US"/>
        </w:rPr>
        <w:br/>
        <w:t xml:space="preserve">    # </w:t>
      </w:r>
      <w:r w:rsidRPr="001D18B7">
        <w:t>Функция</w:t>
      </w:r>
      <w:r w:rsidRPr="00490D31">
        <w:rPr>
          <w:lang w:val="en-US"/>
        </w:rPr>
        <w:t xml:space="preserve"> </w:t>
      </w:r>
      <w:r w:rsidRPr="001D18B7">
        <w:t>нахождения</w:t>
      </w:r>
      <w:r w:rsidRPr="00490D31">
        <w:rPr>
          <w:lang w:val="en-US"/>
        </w:rPr>
        <w:t xml:space="preserve"> </w:t>
      </w:r>
      <w:r w:rsidRPr="001D18B7">
        <w:t>пройденных</w:t>
      </w:r>
      <w:r w:rsidRPr="00490D31">
        <w:rPr>
          <w:lang w:val="en-US"/>
        </w:rPr>
        <w:t xml:space="preserve"> </w:t>
      </w:r>
      <w:r w:rsidRPr="001D18B7">
        <w:t>вершин</w:t>
      </w:r>
      <w:r w:rsidRPr="00490D31">
        <w:rPr>
          <w:lang w:val="en-US"/>
        </w:rPr>
        <w:t xml:space="preserve"> </w:t>
      </w:r>
      <w:r w:rsidRPr="001D18B7">
        <w:t>и</w:t>
      </w:r>
      <w:r w:rsidRPr="00490D31">
        <w:rPr>
          <w:lang w:val="en-US"/>
        </w:rPr>
        <w:t xml:space="preserve"> </w:t>
      </w:r>
      <w:r w:rsidRPr="001D18B7">
        <w:t>ребер</w:t>
      </w:r>
      <w:r w:rsidRPr="00490D31">
        <w:rPr>
          <w:lang w:val="en-US"/>
        </w:rPr>
        <w:t xml:space="preserve"> </w:t>
      </w:r>
      <w:r w:rsidRPr="001D18B7">
        <w:t>графа</w:t>
      </w:r>
      <w:r w:rsidRPr="00490D31">
        <w:rPr>
          <w:lang w:val="en-US"/>
        </w:rPr>
        <w:t xml:space="preserve"> + </w:t>
      </w:r>
      <w:r w:rsidRPr="001D18B7">
        <w:t>передача</w:t>
      </w:r>
      <w:r w:rsidRPr="00490D31">
        <w:rPr>
          <w:lang w:val="en-US"/>
        </w:rPr>
        <w:t xml:space="preserve"> </w:t>
      </w:r>
      <w:r w:rsidRPr="001D18B7">
        <w:t>оных</w:t>
      </w:r>
      <w:r w:rsidRPr="00490D31">
        <w:rPr>
          <w:lang w:val="en-US"/>
        </w:rPr>
        <w:t xml:space="preserve"> </w:t>
      </w:r>
      <w:r w:rsidRPr="001D18B7">
        <w:t>в</w:t>
      </w:r>
      <w:r w:rsidRPr="00490D31">
        <w:rPr>
          <w:lang w:val="en-US"/>
        </w:rPr>
        <w:t xml:space="preserve"> Level </w:t>
      </w:r>
      <w:r w:rsidRPr="001D18B7">
        <w:t>и</w:t>
      </w:r>
      <w:r w:rsidRPr="00490D31">
        <w:rPr>
          <w:lang w:val="en-US"/>
        </w:rPr>
        <w:t xml:space="preserve"> </w:t>
      </w:r>
      <w:proofErr w:type="spellStart"/>
      <w:r w:rsidRPr="00490D31">
        <w:rPr>
          <w:lang w:val="en-US"/>
        </w:rPr>
        <w:t>LevelPainter</w:t>
      </w:r>
      <w:proofErr w:type="spellEnd"/>
      <w:r w:rsidRPr="00490D31">
        <w:rPr>
          <w:lang w:val="en-US"/>
        </w:rPr>
        <w:br/>
        <w:t xml:space="preserve">    def </w:t>
      </w:r>
      <w:proofErr w:type="spellStart"/>
      <w:r w:rsidRPr="00490D31">
        <w:rPr>
          <w:lang w:val="en-US"/>
        </w:rPr>
        <w:t>do_core_operations</w:t>
      </w:r>
      <w:proofErr w:type="spellEnd"/>
      <w:r w:rsidRPr="00490D31">
        <w:rPr>
          <w:lang w:val="en-US"/>
        </w:rPr>
        <w:t>(self):</w:t>
      </w:r>
      <w:r w:rsidRPr="00490D31">
        <w:rPr>
          <w:lang w:val="en-US"/>
        </w:rPr>
        <w:br/>
        <w:t xml:space="preserve">        # Try to find vertex in level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level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self.level_content.level</w:t>
      </w:r>
      <w:proofErr w:type="spellEnd"/>
      <w:r w:rsidRPr="00490D31">
        <w:rPr>
          <w:lang w:val="en-US"/>
        </w:rPr>
        <w:br/>
        <w:t xml:space="preserve">        index = </w:t>
      </w:r>
      <w:proofErr w:type="spellStart"/>
      <w:r w:rsidRPr="00490D31">
        <w:rPr>
          <w:lang w:val="en-US"/>
        </w:rPr>
        <w:t>self.level_content.level.vertex_exists</w:t>
      </w:r>
      <w:proofErr w:type="spellEnd"/>
      <w:r w:rsidRPr="00490D31">
        <w:rPr>
          <w:lang w:val="en-US"/>
        </w:rPr>
        <w:t>(</w:t>
      </w:r>
      <w:r w:rsidRPr="00490D31">
        <w:rPr>
          <w:lang w:val="en-US"/>
        </w:rPr>
        <w:br/>
        <w:t xml:space="preserve">            </w:t>
      </w:r>
      <w:proofErr w:type="spellStart"/>
      <w:r w:rsidRPr="00490D31">
        <w:rPr>
          <w:lang w:val="en-US"/>
        </w:rPr>
        <w:t>self.mouse_pos_end_list</w:t>
      </w:r>
      <w:proofErr w:type="spellEnd"/>
      <w:r w:rsidRPr="00490D31">
        <w:rPr>
          <w:lang w:val="en-US"/>
        </w:rPr>
        <w:t>[</w:t>
      </w:r>
      <w:proofErr w:type="spellStart"/>
      <w:r w:rsidRPr="00490D31">
        <w:rPr>
          <w:lang w:val="en-US"/>
        </w:rPr>
        <w:t>len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self.mouse_pos_end_list</w:t>
      </w:r>
      <w:proofErr w:type="spellEnd"/>
      <w:r w:rsidRPr="00490D31">
        <w:rPr>
          <w:lang w:val="en-US"/>
        </w:rPr>
        <w:t>) - 1].x() - 300 - 66 * 3 + 100,</w:t>
      </w:r>
      <w:r w:rsidRPr="00490D31">
        <w:rPr>
          <w:lang w:val="en-US"/>
        </w:rPr>
        <w:br/>
        <w:t xml:space="preserve">            </w:t>
      </w:r>
      <w:proofErr w:type="spellStart"/>
      <w:r w:rsidRPr="00490D31">
        <w:rPr>
          <w:lang w:val="en-US"/>
        </w:rPr>
        <w:t>self.mouse_pos_end_list</w:t>
      </w:r>
      <w:proofErr w:type="spellEnd"/>
      <w:r w:rsidRPr="00490D31">
        <w:rPr>
          <w:lang w:val="en-US"/>
        </w:rPr>
        <w:t>[</w:t>
      </w:r>
      <w:proofErr w:type="spellStart"/>
      <w:r w:rsidRPr="00490D31">
        <w:rPr>
          <w:lang w:val="en-US"/>
        </w:rPr>
        <w:t>len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self.mouse_pos_end_list</w:t>
      </w:r>
      <w:proofErr w:type="spellEnd"/>
      <w:r w:rsidRPr="00490D31">
        <w:rPr>
          <w:lang w:val="en-US"/>
        </w:rPr>
        <w:t>) - 1].y() - 216)</w:t>
      </w:r>
      <w:r w:rsidRPr="00490D31">
        <w:rPr>
          <w:lang w:val="en-US"/>
        </w:rPr>
        <w:br/>
        <w:t xml:space="preserve">        if index != -1:</w:t>
      </w:r>
      <w:r w:rsidRPr="00490D31">
        <w:rPr>
          <w:lang w:val="en-US"/>
        </w:rPr>
        <w:br/>
        <w:t xml:space="preserve">            </w:t>
      </w:r>
      <w:proofErr w:type="spellStart"/>
      <w:r w:rsidRPr="00490D31">
        <w:rPr>
          <w:lang w:val="en-US"/>
        </w:rPr>
        <w:t>level.previous_painted_vertex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level.current_painted_vertex</w:t>
      </w:r>
      <w:proofErr w:type="spellEnd"/>
      <w:r w:rsidRPr="00490D31">
        <w:rPr>
          <w:lang w:val="en-US"/>
        </w:rPr>
        <w:br/>
        <w:t xml:space="preserve">            if index != </w:t>
      </w:r>
      <w:proofErr w:type="spellStart"/>
      <w:r w:rsidRPr="00490D31">
        <w:rPr>
          <w:lang w:val="en-US"/>
        </w:rPr>
        <w:t>level.current_painted_vertex</w:t>
      </w:r>
      <w:proofErr w:type="spellEnd"/>
      <w:r w:rsidRPr="00490D31">
        <w:rPr>
          <w:lang w:val="en-US"/>
        </w:rPr>
        <w:t>:</w:t>
      </w:r>
      <w:r w:rsidRPr="00490D31">
        <w:rPr>
          <w:lang w:val="en-US"/>
        </w:rPr>
        <w:br/>
        <w:t xml:space="preserve">                </w:t>
      </w:r>
      <w:proofErr w:type="spellStart"/>
      <w:r w:rsidRPr="00490D31">
        <w:rPr>
          <w:lang w:val="en-US"/>
        </w:rPr>
        <w:t>level.current_painted_vertex</w:t>
      </w:r>
      <w:proofErr w:type="spellEnd"/>
      <w:r w:rsidRPr="00490D31">
        <w:rPr>
          <w:lang w:val="en-US"/>
        </w:rPr>
        <w:t xml:space="preserve"> = index</w:t>
      </w:r>
      <w:r w:rsidRPr="00490D31">
        <w:rPr>
          <w:lang w:val="en-US"/>
        </w:rPr>
        <w:br/>
        <w:t xml:space="preserve">                </w:t>
      </w:r>
      <w:proofErr w:type="spellStart"/>
      <w:r w:rsidRPr="00490D31">
        <w:rPr>
          <w:lang w:val="en-US"/>
        </w:rPr>
        <w:t>new_edge</w:t>
      </w:r>
      <w:proofErr w:type="spellEnd"/>
      <w:r w:rsidRPr="00490D31">
        <w:rPr>
          <w:lang w:val="en-US"/>
        </w:rPr>
        <w:t xml:space="preserve"> = sorted((</w:t>
      </w:r>
      <w:proofErr w:type="spellStart"/>
      <w:r w:rsidRPr="00490D31">
        <w:rPr>
          <w:lang w:val="en-US"/>
        </w:rPr>
        <w:t>level.previous_painted_vertex</w:t>
      </w:r>
      <w:proofErr w:type="spellEnd"/>
      <w:r w:rsidRPr="00490D31">
        <w:rPr>
          <w:lang w:val="en-US"/>
        </w:rPr>
        <w:t xml:space="preserve">, </w:t>
      </w:r>
      <w:proofErr w:type="spellStart"/>
      <w:r w:rsidRPr="00490D31">
        <w:rPr>
          <w:lang w:val="en-US"/>
        </w:rPr>
        <w:t>level.current_painted_vertex</w:t>
      </w:r>
      <w:proofErr w:type="spellEnd"/>
      <w:r w:rsidRPr="00490D31">
        <w:rPr>
          <w:lang w:val="en-US"/>
        </w:rPr>
        <w:t>))</w:t>
      </w:r>
      <w:r w:rsidRPr="00490D31">
        <w:rPr>
          <w:lang w:val="en-US"/>
        </w:rPr>
        <w:br/>
        <w:t xml:space="preserve">                if </w:t>
      </w:r>
      <w:proofErr w:type="spellStart"/>
      <w:r w:rsidRPr="00490D31">
        <w:rPr>
          <w:lang w:val="en-US"/>
        </w:rPr>
        <w:t>level.edge_exists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new_edge</w:t>
      </w:r>
      <w:proofErr w:type="spellEnd"/>
      <w:r w:rsidRPr="00490D31">
        <w:rPr>
          <w:lang w:val="en-US"/>
        </w:rPr>
        <w:t>):</w:t>
      </w:r>
      <w:r w:rsidRPr="00490D31">
        <w:rPr>
          <w:lang w:val="en-US"/>
        </w:rPr>
        <w:br/>
        <w:t xml:space="preserve">                    </w:t>
      </w:r>
      <w:proofErr w:type="spellStart"/>
      <w:r w:rsidRPr="00490D31">
        <w:rPr>
          <w:lang w:val="en-US"/>
        </w:rPr>
        <w:t>new_edge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self.level_content.level.vertices_positions</w:t>
      </w:r>
      <w:proofErr w:type="spellEnd"/>
      <w:r w:rsidRPr="00490D31">
        <w:rPr>
          <w:lang w:val="en-US"/>
        </w:rPr>
        <w:t>[</w:t>
      </w:r>
      <w:proofErr w:type="spellStart"/>
      <w:r w:rsidRPr="00490D31">
        <w:rPr>
          <w:lang w:val="en-US"/>
        </w:rPr>
        <w:t>new_edge</w:t>
      </w:r>
      <w:proofErr w:type="spellEnd"/>
      <w:r w:rsidRPr="00490D31">
        <w:rPr>
          <w:lang w:val="en-US"/>
        </w:rPr>
        <w:t>[0]] \</w:t>
      </w:r>
      <w:r w:rsidRPr="00490D31">
        <w:rPr>
          <w:lang w:val="en-US"/>
        </w:rPr>
        <w:br/>
        <w:t xml:space="preserve">                               + </w:t>
      </w:r>
      <w:proofErr w:type="spellStart"/>
      <w:r w:rsidRPr="00490D31">
        <w:rPr>
          <w:lang w:val="en-US"/>
        </w:rPr>
        <w:t>self.level_content.level.vertices_positions</w:t>
      </w:r>
      <w:proofErr w:type="spellEnd"/>
      <w:r w:rsidRPr="00490D31">
        <w:rPr>
          <w:lang w:val="en-US"/>
        </w:rPr>
        <w:t>[</w:t>
      </w:r>
      <w:proofErr w:type="spellStart"/>
      <w:r w:rsidRPr="00490D31">
        <w:rPr>
          <w:lang w:val="en-US"/>
        </w:rPr>
        <w:t>new_edge</w:t>
      </w:r>
      <w:proofErr w:type="spellEnd"/>
      <w:r w:rsidRPr="00490D31">
        <w:rPr>
          <w:lang w:val="en-US"/>
        </w:rPr>
        <w:t>[1]]</w:t>
      </w:r>
      <w:r w:rsidRPr="00490D31">
        <w:rPr>
          <w:lang w:val="en-US"/>
        </w:rPr>
        <w:br/>
        <w:t xml:space="preserve">                    if not (</w:t>
      </w:r>
      <w:proofErr w:type="spellStart"/>
      <w:r w:rsidRPr="00490D31">
        <w:rPr>
          <w:lang w:val="en-US"/>
        </w:rPr>
        <w:t>new_edge</w:t>
      </w:r>
      <w:proofErr w:type="spellEnd"/>
      <w:r w:rsidRPr="00490D31">
        <w:rPr>
          <w:lang w:val="en-US"/>
        </w:rPr>
        <w:t xml:space="preserve"> in </w:t>
      </w:r>
      <w:proofErr w:type="spellStart"/>
      <w:r w:rsidRPr="00490D31">
        <w:rPr>
          <w:lang w:val="en-US"/>
        </w:rPr>
        <w:t>level.bypassed_edges</w:t>
      </w:r>
      <w:proofErr w:type="spellEnd"/>
      <w:r w:rsidRPr="00490D31">
        <w:rPr>
          <w:lang w:val="en-US"/>
        </w:rPr>
        <w:t>):</w:t>
      </w:r>
      <w:r w:rsidRPr="00490D31">
        <w:rPr>
          <w:lang w:val="en-US"/>
        </w:rPr>
        <w:br/>
        <w:t xml:space="preserve">                        </w:t>
      </w:r>
      <w:proofErr w:type="spellStart"/>
      <w:r w:rsidRPr="00490D31">
        <w:rPr>
          <w:lang w:val="en-US"/>
        </w:rPr>
        <w:t>level.bypassed_edges.append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new_edge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            else:</w:t>
      </w:r>
      <w:r w:rsidRPr="00490D31">
        <w:rPr>
          <w:lang w:val="en-US"/>
        </w:rPr>
        <w:br/>
        <w:t xml:space="preserve">                        </w:t>
      </w:r>
      <w:proofErr w:type="spellStart"/>
      <w:r w:rsidRPr="00490D31">
        <w:rPr>
          <w:lang w:val="en-US"/>
        </w:rPr>
        <w:t>self.restart_level</w:t>
      </w:r>
      <w:proofErr w:type="spellEnd"/>
      <w:r w:rsidRPr="00490D31">
        <w:rPr>
          <w:lang w:val="en-US"/>
        </w:rPr>
        <w:t>()</w:t>
      </w:r>
      <w:r w:rsidRPr="00490D31">
        <w:rPr>
          <w:lang w:val="en-US"/>
        </w:rPr>
        <w:br/>
      </w:r>
      <w:r w:rsidRPr="00490D31">
        <w:rPr>
          <w:lang w:val="en-US"/>
        </w:rPr>
        <w:br/>
        <w:t xml:space="preserve">        # </w:t>
      </w:r>
      <w:r w:rsidRPr="001D18B7">
        <w:t>Условие</w:t>
      </w:r>
      <w:r w:rsidRPr="00490D31">
        <w:rPr>
          <w:lang w:val="en-US"/>
        </w:rPr>
        <w:t xml:space="preserve"> </w:t>
      </w:r>
      <w:r w:rsidRPr="001D18B7">
        <w:t>окончания</w:t>
      </w:r>
      <w:r w:rsidRPr="00490D31">
        <w:rPr>
          <w:lang w:val="en-US"/>
        </w:rPr>
        <w:t xml:space="preserve"> </w:t>
      </w:r>
      <w:r w:rsidRPr="001D18B7">
        <w:t>уровня</w:t>
      </w:r>
      <w:r w:rsidRPr="00490D31">
        <w:rPr>
          <w:lang w:val="en-US"/>
        </w:rPr>
        <w:br/>
        <w:t xml:space="preserve">        if </w:t>
      </w:r>
      <w:proofErr w:type="spellStart"/>
      <w:r w:rsidRPr="00490D31">
        <w:rPr>
          <w:lang w:val="en-US"/>
        </w:rPr>
        <w:t>len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level.bypassed_edges</w:t>
      </w:r>
      <w:proofErr w:type="spellEnd"/>
      <w:r w:rsidRPr="00490D31">
        <w:rPr>
          <w:lang w:val="en-US"/>
        </w:rPr>
        <w:t xml:space="preserve">) == </w:t>
      </w:r>
      <w:proofErr w:type="spellStart"/>
      <w:r w:rsidRPr="00490D31">
        <w:rPr>
          <w:lang w:val="en-US"/>
        </w:rPr>
        <w:t>len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level.edges_list</w:t>
      </w:r>
      <w:proofErr w:type="spellEnd"/>
      <w:r w:rsidRPr="00490D31">
        <w:rPr>
          <w:lang w:val="en-US"/>
        </w:rPr>
        <w:t>):</w:t>
      </w:r>
      <w:r w:rsidRPr="00490D31">
        <w:rPr>
          <w:lang w:val="en-US"/>
        </w:rPr>
        <w:br/>
        <w:t xml:space="preserve">            </w:t>
      </w:r>
      <w:proofErr w:type="spellStart"/>
      <w:r w:rsidRPr="00490D31">
        <w:rPr>
          <w:lang w:val="en-US"/>
        </w:rPr>
        <w:t>self.level_over</w:t>
      </w:r>
      <w:proofErr w:type="spellEnd"/>
      <w:r w:rsidRPr="00490D31">
        <w:rPr>
          <w:lang w:val="en-US"/>
        </w:rPr>
        <w:t xml:space="preserve"> = True</w:t>
      </w:r>
      <w:r w:rsidRPr="00490D31">
        <w:rPr>
          <w:lang w:val="en-US"/>
        </w:rPr>
        <w:br/>
      </w:r>
      <w:r w:rsidRPr="00490D31">
        <w:rPr>
          <w:lang w:val="en-US"/>
        </w:rPr>
        <w:br/>
        <w:t xml:space="preserve">    # </w:t>
      </w:r>
      <w:r w:rsidRPr="001D18B7">
        <w:t>Функция</w:t>
      </w:r>
      <w:r w:rsidRPr="00490D31">
        <w:rPr>
          <w:lang w:val="en-US"/>
        </w:rPr>
        <w:t xml:space="preserve"> </w:t>
      </w:r>
      <w:r w:rsidRPr="001D18B7">
        <w:t>обнуления</w:t>
      </w:r>
      <w:r w:rsidRPr="00490D31">
        <w:rPr>
          <w:lang w:val="en-US"/>
        </w:rPr>
        <w:t xml:space="preserve"> </w:t>
      </w:r>
      <w:r w:rsidRPr="001D18B7">
        <w:t>уровня</w:t>
      </w:r>
      <w:r w:rsidRPr="00490D31">
        <w:rPr>
          <w:lang w:val="en-US"/>
        </w:rPr>
        <w:br/>
        <w:t xml:space="preserve">    def </w:t>
      </w:r>
      <w:proofErr w:type="spellStart"/>
      <w:r w:rsidRPr="00490D31">
        <w:rPr>
          <w:lang w:val="en-US"/>
        </w:rPr>
        <w:t>restart_level</w:t>
      </w:r>
      <w:proofErr w:type="spellEnd"/>
      <w:r w:rsidRPr="00490D31">
        <w:rPr>
          <w:lang w:val="en-US"/>
        </w:rPr>
        <w:t>(self):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self.level_over</w:t>
      </w:r>
      <w:proofErr w:type="spellEnd"/>
      <w:r w:rsidRPr="00490D31">
        <w:rPr>
          <w:lang w:val="en-US"/>
        </w:rPr>
        <w:t xml:space="preserve"> = False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self.clicked</w:t>
      </w:r>
      <w:proofErr w:type="spellEnd"/>
      <w:r w:rsidRPr="00490D31">
        <w:rPr>
          <w:lang w:val="en-US"/>
        </w:rPr>
        <w:t xml:space="preserve"> = False</w:t>
      </w:r>
      <w:r w:rsidRPr="00490D31">
        <w:rPr>
          <w:lang w:val="en-US"/>
        </w:rPr>
        <w:br/>
        <w:t xml:space="preserve">        level = </w:t>
      </w:r>
      <w:proofErr w:type="spellStart"/>
      <w:r w:rsidRPr="00490D31">
        <w:rPr>
          <w:lang w:val="en-US"/>
        </w:rPr>
        <w:t>self.level_content.level</w:t>
      </w:r>
      <w:proofErr w:type="spellEnd"/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self.mouse_pos_start</w:t>
      </w:r>
      <w:proofErr w:type="spellEnd"/>
      <w:r w:rsidRPr="00490D31">
        <w:rPr>
          <w:lang w:val="en-US"/>
        </w:rPr>
        <w:t xml:space="preserve"> = 0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self.mouse_pos_end_list.clear</w:t>
      </w:r>
      <w:proofErr w:type="spellEnd"/>
      <w:r w:rsidRPr="00490D31">
        <w:rPr>
          <w:lang w:val="en-US"/>
        </w:rPr>
        <w:t>()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level.previous_painted_vertex</w:t>
      </w:r>
      <w:proofErr w:type="spellEnd"/>
      <w:r w:rsidRPr="00490D31">
        <w:rPr>
          <w:lang w:val="en-US"/>
        </w:rPr>
        <w:t xml:space="preserve"> = -1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level.current_painted_vertex</w:t>
      </w:r>
      <w:proofErr w:type="spellEnd"/>
      <w:r w:rsidRPr="00490D31">
        <w:rPr>
          <w:lang w:val="en-US"/>
        </w:rPr>
        <w:t xml:space="preserve"> = -1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level.bypassed_edges.clear</w:t>
      </w:r>
      <w:proofErr w:type="spellEnd"/>
      <w:r w:rsidRPr="00490D31">
        <w:rPr>
          <w:lang w:val="en-US"/>
        </w:rPr>
        <w:t>()</w:t>
      </w:r>
    </w:p>
    <w:p w14:paraId="277B487F" w14:textId="77777777" w:rsidR="00E96697" w:rsidRDefault="00E96697" w:rsidP="00E96697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Level_indicator.py</w:t>
      </w:r>
    </w:p>
    <w:p w14:paraId="3F98EB41" w14:textId="77777777" w:rsidR="00E96697" w:rsidRPr="00490D31" w:rsidRDefault="00E96697" w:rsidP="00E96697">
      <w:pPr>
        <w:rPr>
          <w:lang w:val="en-US"/>
        </w:rPr>
      </w:pPr>
      <w:r w:rsidRPr="00490D31">
        <w:rPr>
          <w:lang w:val="en-US"/>
        </w:rPr>
        <w:t xml:space="preserve">from PyQt5.QtWidgets import </w:t>
      </w:r>
      <w:proofErr w:type="spellStart"/>
      <w:r w:rsidRPr="00490D31">
        <w:rPr>
          <w:lang w:val="en-US"/>
        </w:rPr>
        <w:t>QLabel</w:t>
      </w:r>
      <w:proofErr w:type="spellEnd"/>
      <w:r w:rsidRPr="00490D31">
        <w:rPr>
          <w:lang w:val="en-US"/>
        </w:rPr>
        <w:t xml:space="preserve">, </w:t>
      </w:r>
      <w:proofErr w:type="spellStart"/>
      <w:r w:rsidRPr="00490D31">
        <w:rPr>
          <w:lang w:val="en-US"/>
        </w:rPr>
        <w:t>QWidget</w:t>
      </w:r>
      <w:proofErr w:type="spellEnd"/>
      <w:r w:rsidRPr="00490D31">
        <w:rPr>
          <w:lang w:val="en-US"/>
        </w:rPr>
        <w:t xml:space="preserve">, </w:t>
      </w:r>
      <w:proofErr w:type="spellStart"/>
      <w:r w:rsidRPr="00490D31">
        <w:rPr>
          <w:lang w:val="en-US"/>
        </w:rPr>
        <w:t>QHBoxLayout</w:t>
      </w:r>
      <w:proofErr w:type="spellEnd"/>
      <w:r w:rsidRPr="00490D31">
        <w:rPr>
          <w:lang w:val="en-US"/>
        </w:rPr>
        <w:br/>
        <w:t xml:space="preserve">import </w:t>
      </w:r>
      <w:proofErr w:type="spellStart"/>
      <w:r w:rsidRPr="00490D31">
        <w:rPr>
          <w:lang w:val="en-US"/>
        </w:rPr>
        <w:t>core.GLOBAL</w:t>
      </w:r>
      <w:proofErr w:type="spellEnd"/>
      <w:r w:rsidRPr="00490D31">
        <w:rPr>
          <w:lang w:val="en-US"/>
        </w:rPr>
        <w:br/>
      </w:r>
      <w:r w:rsidRPr="00490D31">
        <w:rPr>
          <w:lang w:val="en-US"/>
        </w:rPr>
        <w:br/>
      </w:r>
      <w:r w:rsidRPr="00490D31">
        <w:rPr>
          <w:lang w:val="en-US"/>
        </w:rPr>
        <w:lastRenderedPageBreak/>
        <w:t xml:space="preserve"># </w:t>
      </w:r>
      <w:r w:rsidRPr="001D18B7">
        <w:t>Индикатор</w:t>
      </w:r>
      <w:r w:rsidRPr="00490D31">
        <w:rPr>
          <w:lang w:val="en-US"/>
        </w:rPr>
        <w:t xml:space="preserve"> </w:t>
      </w:r>
      <w:r w:rsidRPr="001D18B7">
        <w:t>уровня</w:t>
      </w:r>
      <w:r w:rsidRPr="00490D31">
        <w:rPr>
          <w:lang w:val="en-US"/>
        </w:rPr>
        <w:t xml:space="preserve">. </w:t>
      </w:r>
      <w:r w:rsidRPr="001D18B7">
        <w:t>Описание</w:t>
      </w:r>
      <w:r w:rsidRPr="00490D31">
        <w:rPr>
          <w:lang w:val="en-US"/>
        </w:rPr>
        <w:t xml:space="preserve"> </w:t>
      </w:r>
      <w:r w:rsidRPr="001D18B7">
        <w:t>и</w:t>
      </w:r>
      <w:r w:rsidRPr="00490D31">
        <w:rPr>
          <w:lang w:val="en-US"/>
        </w:rPr>
        <w:t xml:space="preserve"> </w:t>
      </w:r>
      <w:r w:rsidRPr="001D18B7">
        <w:t>применение</w:t>
      </w:r>
      <w:r w:rsidRPr="00490D31">
        <w:rPr>
          <w:lang w:val="en-US"/>
        </w:rPr>
        <w:t xml:space="preserve"> </w:t>
      </w:r>
      <w:r w:rsidRPr="001D18B7">
        <w:t>аналогично</w:t>
      </w:r>
      <w:r w:rsidRPr="00490D31">
        <w:rPr>
          <w:lang w:val="en-US"/>
        </w:rPr>
        <w:t xml:space="preserve"> </w:t>
      </w:r>
      <w:r w:rsidRPr="001D18B7">
        <w:t>индикатору</w:t>
      </w:r>
      <w:r w:rsidRPr="00490D31">
        <w:rPr>
          <w:lang w:val="en-US"/>
        </w:rPr>
        <w:t xml:space="preserve"> </w:t>
      </w:r>
      <w:r w:rsidRPr="001D18B7">
        <w:t>сложности</w:t>
      </w:r>
      <w:r w:rsidRPr="00490D31">
        <w:rPr>
          <w:lang w:val="en-US"/>
        </w:rPr>
        <w:t xml:space="preserve">. </w:t>
      </w:r>
      <w:r w:rsidRPr="001D18B7">
        <w:t>За</w:t>
      </w:r>
      <w:r w:rsidRPr="00490D31">
        <w:rPr>
          <w:lang w:val="en-US"/>
        </w:rPr>
        <w:t xml:space="preserve"> </w:t>
      </w:r>
      <w:r w:rsidRPr="001D18B7">
        <w:t>исключением</w:t>
      </w:r>
      <w:r w:rsidRPr="00490D31">
        <w:rPr>
          <w:lang w:val="en-US"/>
        </w:rPr>
        <w:t xml:space="preserve"> </w:t>
      </w:r>
      <w:r w:rsidRPr="001D18B7">
        <w:t>лишь</w:t>
      </w:r>
      <w:r w:rsidRPr="00490D31">
        <w:rPr>
          <w:lang w:val="en-US"/>
        </w:rPr>
        <w:t xml:space="preserve"> </w:t>
      </w:r>
      <w:r w:rsidRPr="001D18B7">
        <w:t>того</w:t>
      </w:r>
      <w:r w:rsidRPr="00490D31">
        <w:rPr>
          <w:lang w:val="en-US"/>
        </w:rPr>
        <w:t xml:space="preserve">, </w:t>
      </w:r>
      <w:r w:rsidRPr="001D18B7">
        <w:t>что</w:t>
      </w:r>
      <w:r w:rsidRPr="00490D31">
        <w:rPr>
          <w:lang w:val="en-US"/>
        </w:rPr>
        <w:t xml:space="preserve"> </w:t>
      </w:r>
      <w:r w:rsidRPr="001D18B7">
        <w:t>номер</w:t>
      </w:r>
      <w:r w:rsidRPr="00490D31">
        <w:rPr>
          <w:lang w:val="en-US"/>
        </w:rPr>
        <w:t xml:space="preserve"> </w:t>
      </w:r>
      <w:r w:rsidRPr="001D18B7">
        <w:t>уровня</w:t>
      </w:r>
      <w:r w:rsidRPr="00490D31">
        <w:rPr>
          <w:lang w:val="en-US"/>
        </w:rPr>
        <w:br/>
        <w:t xml:space="preserve"># </w:t>
      </w:r>
      <w:r w:rsidRPr="001D18B7">
        <w:t>берется</w:t>
      </w:r>
      <w:r w:rsidRPr="00490D31">
        <w:rPr>
          <w:lang w:val="en-US"/>
        </w:rPr>
        <w:t xml:space="preserve"> </w:t>
      </w:r>
      <w:r w:rsidRPr="001D18B7">
        <w:t>из</w:t>
      </w:r>
      <w:r w:rsidRPr="00490D31">
        <w:rPr>
          <w:lang w:val="en-US"/>
        </w:rPr>
        <w:t xml:space="preserve"> </w:t>
      </w:r>
      <w:r w:rsidRPr="001D18B7">
        <w:t>ядра</w:t>
      </w:r>
      <w:r w:rsidRPr="00490D31">
        <w:rPr>
          <w:lang w:val="en-US"/>
        </w:rPr>
        <w:br/>
        <w:t xml:space="preserve">class </w:t>
      </w:r>
      <w:proofErr w:type="spellStart"/>
      <w:r w:rsidRPr="00490D31">
        <w:rPr>
          <w:lang w:val="en-US"/>
        </w:rPr>
        <w:t>LevelIndicator</w:t>
      </w:r>
      <w:proofErr w:type="spellEnd"/>
      <w:r w:rsidRPr="00490D31">
        <w:rPr>
          <w:lang w:val="en-US"/>
        </w:rPr>
        <w:t>:</w:t>
      </w:r>
      <w:r w:rsidRPr="00490D31">
        <w:rPr>
          <w:lang w:val="en-US"/>
        </w:rPr>
        <w:br/>
        <w:t xml:space="preserve">    def __</w:t>
      </w:r>
      <w:proofErr w:type="spellStart"/>
      <w:r w:rsidRPr="00490D31">
        <w:rPr>
          <w:lang w:val="en-US"/>
        </w:rPr>
        <w:t>init</w:t>
      </w:r>
      <w:proofErr w:type="spellEnd"/>
      <w:r w:rsidRPr="00490D31">
        <w:rPr>
          <w:lang w:val="en-US"/>
        </w:rPr>
        <w:t>__(self):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self.main_widget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QWidget</w:t>
      </w:r>
      <w:proofErr w:type="spellEnd"/>
      <w:r w:rsidRPr="00490D31">
        <w:rPr>
          <w:lang w:val="en-US"/>
        </w:rPr>
        <w:t>()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self.main_widget.setFixedSize</w:t>
      </w:r>
      <w:proofErr w:type="spellEnd"/>
      <w:r w:rsidRPr="00490D31">
        <w:rPr>
          <w:lang w:val="en-US"/>
        </w:rPr>
        <w:t>(504, 163)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self.main_widget.setStyleSheet</w:t>
      </w:r>
      <w:proofErr w:type="spellEnd"/>
      <w:r w:rsidRPr="00490D31">
        <w:rPr>
          <w:lang w:val="en-US"/>
        </w:rPr>
        <w:t xml:space="preserve">('background: </w:t>
      </w:r>
      <w:proofErr w:type="spellStart"/>
      <w:r w:rsidRPr="00490D31">
        <w:rPr>
          <w:lang w:val="en-US"/>
        </w:rPr>
        <w:t>rgba</w:t>
      </w:r>
      <w:proofErr w:type="spellEnd"/>
      <w:r w:rsidRPr="00490D31">
        <w:rPr>
          <w:lang w:val="en-US"/>
        </w:rPr>
        <w:t>(6, 6, 6, 0.08);\</w:t>
      </w:r>
      <w:r w:rsidRPr="00490D31">
        <w:rPr>
          <w:lang w:val="en-US"/>
        </w:rPr>
        <w:br/>
        <w:t xml:space="preserve">                                        border-radius: 60px;')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self.elements_layout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QHBoxLayout</w:t>
      </w:r>
      <w:proofErr w:type="spellEnd"/>
      <w:r w:rsidRPr="00490D31">
        <w:rPr>
          <w:lang w:val="en-US"/>
        </w:rPr>
        <w:t>()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self.ellipse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QLabel</w:t>
      </w:r>
      <w:proofErr w:type="spellEnd"/>
      <w:r w:rsidRPr="00490D31">
        <w:rPr>
          <w:lang w:val="en-US"/>
        </w:rPr>
        <w:t>()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self.ellipse.setFixedSize</w:t>
      </w:r>
      <w:proofErr w:type="spellEnd"/>
      <w:r w:rsidRPr="00490D31">
        <w:rPr>
          <w:lang w:val="en-US"/>
        </w:rPr>
        <w:t>(111, 111)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self.ellipse.setStyleSheet</w:t>
      </w:r>
      <w:proofErr w:type="spellEnd"/>
      <w:r w:rsidRPr="00490D31">
        <w:rPr>
          <w:lang w:val="en-US"/>
        </w:rPr>
        <w:t>('</w:t>
      </w:r>
      <w:proofErr w:type="spellStart"/>
      <w:r w:rsidRPr="00490D31">
        <w:rPr>
          <w:lang w:val="en-US"/>
        </w:rPr>
        <w:t>background:rgba</w:t>
      </w:r>
      <w:proofErr w:type="spellEnd"/>
      <w:r w:rsidRPr="00490D31">
        <w:rPr>
          <w:lang w:val="en-US"/>
        </w:rPr>
        <w:t>(6, 6, 6, 0.76);\</w:t>
      </w:r>
      <w:r w:rsidRPr="00490D31">
        <w:rPr>
          <w:lang w:val="en-US"/>
        </w:rPr>
        <w:br/>
        <w:t xml:space="preserve">                                    border-radius: 55%;')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self.rectangle_with_level_number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QLabel</w:t>
      </w:r>
      <w:proofErr w:type="spellEnd"/>
      <w:r w:rsidRPr="00490D31">
        <w:rPr>
          <w:lang w:val="en-US"/>
        </w:rPr>
        <w:t>()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self.rectangle_with_level_number.setText</w:t>
      </w:r>
      <w:proofErr w:type="spellEnd"/>
      <w:r w:rsidRPr="00490D31">
        <w:rPr>
          <w:lang w:val="en-US"/>
        </w:rPr>
        <w:t>(f'</w:t>
      </w:r>
      <w:r w:rsidRPr="001D18B7">
        <w:t>УРОВЕНЬ</w:t>
      </w:r>
      <w:r w:rsidRPr="00490D31">
        <w:rPr>
          <w:lang w:val="en-US"/>
        </w:rPr>
        <w:t xml:space="preserve"> {</w:t>
      </w:r>
      <w:proofErr w:type="spellStart"/>
      <w:r w:rsidRPr="00490D31">
        <w:rPr>
          <w:lang w:val="en-US"/>
        </w:rPr>
        <w:t>core.GLOBAL.CURRENT_LEVEL_NUMBER.text</w:t>
      </w:r>
      <w:proofErr w:type="spellEnd"/>
      <w:r w:rsidRPr="00490D31">
        <w:rPr>
          <w:lang w:val="en-US"/>
        </w:rPr>
        <w:t>}')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self.rectangle_with_level_number.setStyleSheet</w:t>
      </w:r>
      <w:proofErr w:type="spellEnd"/>
      <w:r w:rsidRPr="00490D31">
        <w:rPr>
          <w:lang w:val="en-US"/>
        </w:rPr>
        <w:t xml:space="preserve">("background: </w:t>
      </w:r>
      <w:proofErr w:type="spellStart"/>
      <w:r w:rsidRPr="00490D31">
        <w:rPr>
          <w:lang w:val="en-US"/>
        </w:rPr>
        <w:t>rgba</w:t>
      </w:r>
      <w:proofErr w:type="spellEnd"/>
      <w:r w:rsidRPr="00490D31">
        <w:rPr>
          <w:lang w:val="en-US"/>
        </w:rPr>
        <w:t>(6, 6, 6, 0.76);\</w:t>
      </w:r>
      <w:r w:rsidRPr="00490D31">
        <w:rPr>
          <w:lang w:val="en-US"/>
        </w:rPr>
        <w:br/>
        <w:t xml:space="preserve">                                                        font-size:36px;\</w:t>
      </w:r>
      <w:r w:rsidRPr="00490D31">
        <w:rPr>
          <w:lang w:val="en-US"/>
        </w:rPr>
        <w:br/>
        <w:t xml:space="preserve">                                                        </w:t>
      </w:r>
      <w:proofErr w:type="spellStart"/>
      <w:r w:rsidRPr="00490D31">
        <w:rPr>
          <w:lang w:val="en-US"/>
        </w:rPr>
        <w:t>color:white</w:t>
      </w:r>
      <w:proofErr w:type="spellEnd"/>
      <w:r w:rsidRPr="00490D31">
        <w:rPr>
          <w:lang w:val="en-US"/>
        </w:rPr>
        <w:t>;\</w:t>
      </w:r>
      <w:r w:rsidRPr="00490D31">
        <w:rPr>
          <w:lang w:val="en-US"/>
        </w:rPr>
        <w:br/>
        <w:t xml:space="preserve">                                                        border-radius: 50px;")</w:t>
      </w:r>
      <w:r w:rsidRPr="00490D31">
        <w:rPr>
          <w:lang w:val="en-US"/>
        </w:rPr>
        <w:br/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self.rectangle_with_level_number.setFixedSize</w:t>
      </w:r>
      <w:proofErr w:type="spellEnd"/>
      <w:r w:rsidRPr="00490D31">
        <w:rPr>
          <w:lang w:val="en-US"/>
        </w:rPr>
        <w:t>(309, 111)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self.elements_layout.addWidget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self.ellipse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self.elements_layout.addWidget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self.rectangle_with_level_number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self.main_widget.setLayout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self.elements_layout</w:t>
      </w:r>
      <w:proofErr w:type="spellEnd"/>
      <w:r w:rsidRPr="00490D31">
        <w:rPr>
          <w:lang w:val="en-US"/>
        </w:rPr>
        <w:t>)</w:t>
      </w:r>
    </w:p>
    <w:p w14:paraId="68860283" w14:textId="77777777" w:rsidR="00E96697" w:rsidRDefault="00E96697" w:rsidP="00E96697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Level_painter.py</w:t>
      </w:r>
    </w:p>
    <w:p w14:paraId="781B5CFD" w14:textId="77777777" w:rsidR="00E96697" w:rsidRPr="006B623E" w:rsidRDefault="00E96697" w:rsidP="00E96697">
      <w:pPr>
        <w:rPr>
          <w:lang w:val="en-US"/>
        </w:rPr>
      </w:pPr>
      <w:r w:rsidRPr="00490D31">
        <w:rPr>
          <w:lang w:val="en-US"/>
        </w:rPr>
        <w:t xml:space="preserve">from PyQt5.QtWidgets import </w:t>
      </w:r>
      <w:proofErr w:type="spellStart"/>
      <w:r w:rsidRPr="00490D31">
        <w:rPr>
          <w:lang w:val="en-US"/>
        </w:rPr>
        <w:t>QMainWindow</w:t>
      </w:r>
      <w:proofErr w:type="spellEnd"/>
      <w:r w:rsidRPr="00490D31">
        <w:rPr>
          <w:lang w:val="en-US"/>
        </w:rPr>
        <w:t xml:space="preserve">, </w:t>
      </w:r>
      <w:proofErr w:type="spellStart"/>
      <w:r w:rsidRPr="00490D31">
        <w:rPr>
          <w:lang w:val="en-US"/>
        </w:rPr>
        <w:t>QLabel</w:t>
      </w:r>
      <w:proofErr w:type="spellEnd"/>
      <w:r w:rsidRPr="00490D31">
        <w:rPr>
          <w:lang w:val="en-US"/>
        </w:rPr>
        <w:br/>
        <w:t xml:space="preserve">from PyQt5.QtGui import </w:t>
      </w:r>
      <w:proofErr w:type="spellStart"/>
      <w:r w:rsidRPr="00490D31">
        <w:rPr>
          <w:lang w:val="en-US"/>
        </w:rPr>
        <w:t>QPainter</w:t>
      </w:r>
      <w:proofErr w:type="spellEnd"/>
      <w:r w:rsidRPr="00490D31">
        <w:rPr>
          <w:lang w:val="en-US"/>
        </w:rPr>
        <w:t xml:space="preserve">, </w:t>
      </w:r>
      <w:proofErr w:type="spellStart"/>
      <w:r w:rsidRPr="00490D31">
        <w:rPr>
          <w:lang w:val="en-US"/>
        </w:rPr>
        <w:t>QColor</w:t>
      </w:r>
      <w:proofErr w:type="spellEnd"/>
      <w:r w:rsidRPr="00490D31">
        <w:rPr>
          <w:lang w:val="en-US"/>
        </w:rPr>
        <w:t xml:space="preserve">, </w:t>
      </w:r>
      <w:proofErr w:type="spellStart"/>
      <w:r w:rsidRPr="00490D31">
        <w:rPr>
          <w:lang w:val="en-US"/>
        </w:rPr>
        <w:t>QPen</w:t>
      </w:r>
      <w:proofErr w:type="spellEnd"/>
      <w:r w:rsidRPr="00490D31">
        <w:rPr>
          <w:lang w:val="en-US"/>
        </w:rPr>
        <w:br/>
        <w:t xml:space="preserve">from PyQt5.QtCore import </w:t>
      </w:r>
      <w:proofErr w:type="spellStart"/>
      <w:r w:rsidRPr="00490D31">
        <w:rPr>
          <w:lang w:val="en-US"/>
        </w:rPr>
        <w:t>QPoint</w:t>
      </w:r>
      <w:proofErr w:type="spellEnd"/>
      <w:r w:rsidRPr="00490D31">
        <w:rPr>
          <w:lang w:val="en-US"/>
        </w:rPr>
        <w:t>, Qt</w:t>
      </w:r>
      <w:r w:rsidRPr="00490D31">
        <w:rPr>
          <w:lang w:val="en-US"/>
        </w:rPr>
        <w:br/>
      </w:r>
      <w:r w:rsidRPr="00490D31">
        <w:rPr>
          <w:lang w:val="en-US"/>
        </w:rPr>
        <w:br/>
        <w:t xml:space="preserve">from </w:t>
      </w:r>
      <w:proofErr w:type="spellStart"/>
      <w:r w:rsidRPr="00490D31">
        <w:rPr>
          <w:lang w:val="en-US"/>
        </w:rPr>
        <w:t>core.levels</w:t>
      </w:r>
      <w:proofErr w:type="spellEnd"/>
      <w:r w:rsidRPr="00490D31">
        <w:rPr>
          <w:lang w:val="en-US"/>
        </w:rPr>
        <w:t xml:space="preserve"> import *</w:t>
      </w:r>
      <w:r w:rsidRPr="00490D31">
        <w:rPr>
          <w:lang w:val="en-US"/>
        </w:rPr>
        <w:br/>
        <w:t xml:space="preserve">import </w:t>
      </w:r>
      <w:proofErr w:type="spellStart"/>
      <w:r w:rsidRPr="00490D31">
        <w:rPr>
          <w:lang w:val="en-US"/>
        </w:rPr>
        <w:t>core.GLOBAL</w:t>
      </w:r>
      <w:proofErr w:type="spellEnd"/>
      <w:r w:rsidRPr="00490D31">
        <w:rPr>
          <w:lang w:val="en-US"/>
        </w:rPr>
        <w:br/>
      </w:r>
      <w:r w:rsidRPr="00490D31">
        <w:rPr>
          <w:lang w:val="en-US"/>
        </w:rPr>
        <w:br/>
        <w:t xml:space="preserve"># </w:t>
      </w:r>
      <w:r w:rsidRPr="001D18B7">
        <w:t>Класс</w:t>
      </w:r>
      <w:r w:rsidRPr="00490D31">
        <w:rPr>
          <w:lang w:val="en-US"/>
        </w:rPr>
        <w:t xml:space="preserve"> </w:t>
      </w:r>
      <w:proofErr w:type="spellStart"/>
      <w:r w:rsidRPr="001D18B7">
        <w:t>отрсиовщика</w:t>
      </w:r>
      <w:proofErr w:type="spellEnd"/>
      <w:r w:rsidRPr="00490D31">
        <w:rPr>
          <w:lang w:val="en-US"/>
        </w:rPr>
        <w:t xml:space="preserve"> </w:t>
      </w:r>
      <w:r w:rsidRPr="001D18B7">
        <w:t>уровня</w:t>
      </w:r>
      <w:r w:rsidRPr="00490D31">
        <w:rPr>
          <w:lang w:val="en-US"/>
        </w:rPr>
        <w:t xml:space="preserve">. </w:t>
      </w:r>
      <w:r w:rsidRPr="001D18B7">
        <w:t>Используется</w:t>
      </w:r>
      <w:r w:rsidRPr="006B623E">
        <w:rPr>
          <w:lang w:val="en-US"/>
        </w:rPr>
        <w:t xml:space="preserve"> </w:t>
      </w:r>
      <w:r w:rsidRPr="001D18B7">
        <w:t>для</w:t>
      </w:r>
      <w:r w:rsidRPr="006B623E">
        <w:rPr>
          <w:lang w:val="en-US"/>
        </w:rPr>
        <w:t xml:space="preserve"> </w:t>
      </w:r>
      <w:r w:rsidRPr="001D18B7">
        <w:t>первоначальной</w:t>
      </w:r>
      <w:r w:rsidRPr="006B623E">
        <w:rPr>
          <w:lang w:val="en-US"/>
        </w:rPr>
        <w:t xml:space="preserve"> (</w:t>
      </w:r>
      <w:r w:rsidRPr="001D18B7">
        <w:t>фоновой</w:t>
      </w:r>
      <w:r w:rsidRPr="006B623E">
        <w:rPr>
          <w:lang w:val="en-US"/>
        </w:rPr>
        <w:t xml:space="preserve">) </w:t>
      </w:r>
      <w:proofErr w:type="spellStart"/>
      <w:r w:rsidRPr="001D18B7">
        <w:t>отросвки</w:t>
      </w:r>
      <w:proofErr w:type="spellEnd"/>
      <w:r w:rsidRPr="006B623E">
        <w:rPr>
          <w:lang w:val="en-US"/>
        </w:rPr>
        <w:t xml:space="preserve"> </w:t>
      </w:r>
      <w:r w:rsidRPr="001D18B7">
        <w:t>графа</w:t>
      </w:r>
      <w:r w:rsidRPr="006B623E">
        <w:rPr>
          <w:lang w:val="en-US"/>
        </w:rPr>
        <w:t>-</w:t>
      </w:r>
      <w:r w:rsidRPr="001D18B7">
        <w:t>уровня</w:t>
      </w:r>
      <w:r w:rsidRPr="006B623E">
        <w:rPr>
          <w:lang w:val="en-US"/>
        </w:rPr>
        <w:br/>
        <w:t xml:space="preserve">class </w:t>
      </w:r>
      <w:proofErr w:type="spellStart"/>
      <w:r w:rsidRPr="006B623E">
        <w:rPr>
          <w:lang w:val="en-US"/>
        </w:rPr>
        <w:t>LevelPainter</w:t>
      </w:r>
      <w:proofErr w:type="spellEnd"/>
      <w:r w:rsidRPr="006B623E">
        <w:rPr>
          <w:lang w:val="en-US"/>
        </w:rPr>
        <w:t>(</w:t>
      </w:r>
      <w:proofErr w:type="spellStart"/>
      <w:r w:rsidRPr="006B623E">
        <w:rPr>
          <w:lang w:val="en-US"/>
        </w:rPr>
        <w:t>QMainWindow</w:t>
      </w:r>
      <w:proofErr w:type="spellEnd"/>
      <w:r w:rsidRPr="006B623E">
        <w:rPr>
          <w:lang w:val="en-US"/>
        </w:rPr>
        <w:t>):</w:t>
      </w:r>
      <w:r w:rsidRPr="006B623E">
        <w:rPr>
          <w:lang w:val="en-US"/>
        </w:rPr>
        <w:br/>
        <w:t xml:space="preserve">    def __</w:t>
      </w:r>
      <w:proofErr w:type="spellStart"/>
      <w:r w:rsidRPr="006B623E">
        <w:rPr>
          <w:lang w:val="en-US"/>
        </w:rPr>
        <w:t>init</w:t>
      </w:r>
      <w:proofErr w:type="spellEnd"/>
      <w:r w:rsidRPr="006B623E">
        <w:rPr>
          <w:lang w:val="en-US"/>
        </w:rPr>
        <w:t>__(self, number):</w:t>
      </w:r>
      <w:r w:rsidRPr="006B623E">
        <w:rPr>
          <w:lang w:val="en-US"/>
        </w:rPr>
        <w:br/>
        <w:t xml:space="preserve">        super().__</w:t>
      </w:r>
      <w:proofErr w:type="spellStart"/>
      <w:r w:rsidRPr="006B623E">
        <w:rPr>
          <w:lang w:val="en-US"/>
        </w:rPr>
        <w:t>init</w:t>
      </w:r>
      <w:proofErr w:type="spellEnd"/>
      <w:r w:rsidRPr="006B623E">
        <w:rPr>
          <w:lang w:val="en-US"/>
        </w:rPr>
        <w:t>__()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self.setContentsMargins</w:t>
      </w:r>
      <w:proofErr w:type="spellEnd"/>
      <w:r w:rsidRPr="006B623E">
        <w:rPr>
          <w:lang w:val="en-US"/>
        </w:rPr>
        <w:t>(66, 0, 66, 0)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self.level_number</w:t>
      </w:r>
      <w:proofErr w:type="spellEnd"/>
      <w:r w:rsidRPr="006B623E">
        <w:rPr>
          <w:lang w:val="en-US"/>
        </w:rPr>
        <w:t xml:space="preserve"> = number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self.dot_radius</w:t>
      </w:r>
      <w:proofErr w:type="spellEnd"/>
      <w:r w:rsidRPr="006B623E">
        <w:rPr>
          <w:lang w:val="en-US"/>
        </w:rPr>
        <w:t xml:space="preserve"> = 11 # </w:t>
      </w:r>
      <w:r w:rsidRPr="001D18B7">
        <w:t>радиус</w:t>
      </w:r>
      <w:r w:rsidRPr="006B623E">
        <w:rPr>
          <w:lang w:val="en-US"/>
        </w:rPr>
        <w:t xml:space="preserve"> </w:t>
      </w:r>
      <w:proofErr w:type="spellStart"/>
      <w:r w:rsidRPr="001D18B7">
        <w:t>отрисовываемых</w:t>
      </w:r>
      <w:proofErr w:type="spellEnd"/>
      <w:r w:rsidRPr="006B623E">
        <w:rPr>
          <w:lang w:val="en-US"/>
        </w:rPr>
        <w:t xml:space="preserve"> </w:t>
      </w:r>
      <w:r w:rsidRPr="001D18B7">
        <w:t>точек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self.line_width</w:t>
      </w:r>
      <w:proofErr w:type="spellEnd"/>
      <w:r w:rsidRPr="006B623E">
        <w:rPr>
          <w:lang w:val="en-US"/>
        </w:rPr>
        <w:t xml:space="preserve"> = 1  # </w:t>
      </w:r>
      <w:r w:rsidRPr="001D18B7">
        <w:t>ширина</w:t>
      </w:r>
      <w:r w:rsidRPr="006B623E">
        <w:rPr>
          <w:lang w:val="en-US"/>
        </w:rPr>
        <w:t xml:space="preserve"> </w:t>
      </w:r>
      <w:r w:rsidRPr="001D18B7">
        <w:t>длинны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self.horizontal_margin</w:t>
      </w:r>
      <w:proofErr w:type="spellEnd"/>
      <w:r w:rsidRPr="006B623E">
        <w:rPr>
          <w:lang w:val="en-US"/>
        </w:rPr>
        <w:t xml:space="preserve"> = 300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self.vertical_margin</w:t>
      </w:r>
      <w:proofErr w:type="spellEnd"/>
      <w:r w:rsidRPr="006B623E">
        <w:rPr>
          <w:lang w:val="en-US"/>
        </w:rPr>
        <w:t xml:space="preserve"> = 56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self.level</w:t>
      </w:r>
      <w:proofErr w:type="spellEnd"/>
      <w:r w:rsidRPr="006B623E">
        <w:rPr>
          <w:lang w:val="en-US"/>
        </w:rPr>
        <w:t xml:space="preserve"> = None  # Placeholder</w:t>
      </w:r>
      <w:r w:rsidRPr="006B623E">
        <w:rPr>
          <w:lang w:val="en-US"/>
        </w:rPr>
        <w:br/>
      </w:r>
      <w:r w:rsidRPr="006B623E">
        <w:rPr>
          <w:lang w:val="en-US"/>
        </w:rPr>
        <w:lastRenderedPageBreak/>
        <w:t xml:space="preserve">        </w:t>
      </w:r>
      <w:proofErr w:type="spellStart"/>
      <w:r w:rsidRPr="006B623E">
        <w:rPr>
          <w:lang w:val="en-US"/>
        </w:rPr>
        <w:t>self.level_content_holder</w:t>
      </w:r>
      <w:proofErr w:type="spellEnd"/>
      <w:r w:rsidRPr="006B623E">
        <w:rPr>
          <w:lang w:val="en-US"/>
        </w:rPr>
        <w:t xml:space="preserve"> = </w:t>
      </w:r>
      <w:proofErr w:type="spellStart"/>
      <w:r w:rsidRPr="006B623E">
        <w:rPr>
          <w:lang w:val="en-US"/>
        </w:rPr>
        <w:t>QLabel</w:t>
      </w:r>
      <w:proofErr w:type="spellEnd"/>
      <w:r w:rsidRPr="006B623E">
        <w:rPr>
          <w:lang w:val="en-US"/>
        </w:rPr>
        <w:t>()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self.level_content_holder.setStyleSheet</w:t>
      </w:r>
      <w:proofErr w:type="spellEnd"/>
      <w:r w:rsidRPr="006B623E">
        <w:rPr>
          <w:lang w:val="en-US"/>
        </w:rPr>
        <w:t xml:space="preserve">('background: </w:t>
      </w:r>
      <w:proofErr w:type="spellStart"/>
      <w:r w:rsidRPr="006B623E">
        <w:rPr>
          <w:lang w:val="en-US"/>
        </w:rPr>
        <w:t>rgba</w:t>
      </w:r>
      <w:proofErr w:type="spellEnd"/>
      <w:r w:rsidRPr="006B623E">
        <w:rPr>
          <w:lang w:val="en-US"/>
        </w:rPr>
        <w:t>(0, 0, 0, 0.05);border-radius: 92px;\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OneMorePoint</w:t>
      </w:r>
      <w:proofErr w:type="spellEnd"/>
      <w:r w:rsidRPr="006B623E">
        <w:rPr>
          <w:lang w:val="en-US"/>
        </w:rPr>
        <w:t>{</w:t>
      </w:r>
      <w:proofErr w:type="spellStart"/>
      <w:r w:rsidRPr="006B623E">
        <w:rPr>
          <w:lang w:val="en-US"/>
        </w:rPr>
        <w:t>background:rgba</w:t>
      </w:r>
      <w:proofErr w:type="spellEnd"/>
      <w:r w:rsidRPr="006B623E">
        <w:rPr>
          <w:lang w:val="en-US"/>
        </w:rPr>
        <w:t>(6, 6, 6, 0.76);\</w:t>
      </w:r>
      <w:r w:rsidRPr="006B623E">
        <w:rPr>
          <w:lang w:val="en-US"/>
        </w:rPr>
        <w:br/>
        <w:t xml:space="preserve">                                    border-radius: 55%};')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self.setCentralWidget</w:t>
      </w:r>
      <w:proofErr w:type="spellEnd"/>
      <w:r w:rsidRPr="006B623E">
        <w:rPr>
          <w:lang w:val="en-US"/>
        </w:rPr>
        <w:t>(</w:t>
      </w:r>
      <w:proofErr w:type="spellStart"/>
      <w:r w:rsidRPr="006B623E">
        <w:rPr>
          <w:lang w:val="en-US"/>
        </w:rPr>
        <w:t>self.level_content_holder</w:t>
      </w:r>
      <w:proofErr w:type="spellEnd"/>
      <w:r w:rsidRPr="006B623E">
        <w:rPr>
          <w:lang w:val="en-US"/>
        </w:rPr>
        <w:t>)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self.get_and_set_level</w:t>
      </w:r>
      <w:proofErr w:type="spellEnd"/>
      <w:r w:rsidRPr="006B623E">
        <w:rPr>
          <w:lang w:val="en-US"/>
        </w:rPr>
        <w:t>()</w:t>
      </w:r>
      <w:r w:rsidRPr="006B623E">
        <w:rPr>
          <w:lang w:val="en-US"/>
        </w:rPr>
        <w:br/>
      </w:r>
      <w:r w:rsidRPr="006B623E">
        <w:rPr>
          <w:lang w:val="en-US"/>
        </w:rPr>
        <w:br/>
        <w:t xml:space="preserve">    # </w:t>
      </w:r>
      <w:r w:rsidRPr="001D18B7">
        <w:t>Вызов</w:t>
      </w:r>
      <w:r w:rsidRPr="006B623E">
        <w:rPr>
          <w:lang w:val="en-US"/>
        </w:rPr>
        <w:t xml:space="preserve"> </w:t>
      </w:r>
      <w:r w:rsidRPr="001D18B7">
        <w:t>операции</w:t>
      </w:r>
      <w:r w:rsidRPr="006B623E">
        <w:rPr>
          <w:lang w:val="en-US"/>
        </w:rPr>
        <w:t xml:space="preserve"> </w:t>
      </w:r>
      <w:r w:rsidRPr="001D18B7">
        <w:t>получения</w:t>
      </w:r>
      <w:r w:rsidRPr="006B623E">
        <w:rPr>
          <w:lang w:val="en-US"/>
        </w:rPr>
        <w:t xml:space="preserve"> </w:t>
      </w:r>
      <w:r w:rsidRPr="001D18B7">
        <w:t>уровня</w:t>
      </w:r>
      <w:r w:rsidRPr="006B623E">
        <w:rPr>
          <w:lang w:val="en-US"/>
        </w:rPr>
        <w:br/>
        <w:t xml:space="preserve">    def </w:t>
      </w:r>
      <w:proofErr w:type="spellStart"/>
      <w:r w:rsidRPr="006B623E">
        <w:rPr>
          <w:lang w:val="en-US"/>
        </w:rPr>
        <w:t>get_and_set_level</w:t>
      </w:r>
      <w:proofErr w:type="spellEnd"/>
      <w:r w:rsidRPr="006B623E">
        <w:rPr>
          <w:lang w:val="en-US"/>
        </w:rPr>
        <w:t>(self):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self.level</w:t>
      </w:r>
      <w:proofErr w:type="spellEnd"/>
      <w:r w:rsidRPr="006B623E">
        <w:rPr>
          <w:lang w:val="en-US"/>
        </w:rPr>
        <w:t xml:space="preserve"> = </w:t>
      </w:r>
      <w:proofErr w:type="spellStart"/>
      <w:r w:rsidRPr="006B623E">
        <w:rPr>
          <w:lang w:val="en-US"/>
        </w:rPr>
        <w:t>self.get_level_content</w:t>
      </w:r>
      <w:proofErr w:type="spellEnd"/>
      <w:r w:rsidRPr="006B623E">
        <w:rPr>
          <w:lang w:val="en-US"/>
        </w:rPr>
        <w:t>()</w:t>
      </w:r>
      <w:r w:rsidRPr="006B623E">
        <w:rPr>
          <w:lang w:val="en-US"/>
        </w:rPr>
        <w:br/>
      </w:r>
      <w:r w:rsidRPr="006B623E">
        <w:rPr>
          <w:lang w:val="en-US"/>
        </w:rPr>
        <w:br/>
        <w:t xml:space="preserve">    # </w:t>
      </w:r>
      <w:r w:rsidRPr="001D18B7">
        <w:t>Запуск</w:t>
      </w:r>
      <w:r w:rsidRPr="006B623E">
        <w:rPr>
          <w:lang w:val="en-US"/>
        </w:rPr>
        <w:t xml:space="preserve"> </w:t>
      </w:r>
      <w:r w:rsidRPr="001D18B7">
        <w:t>отрисовки</w:t>
      </w:r>
      <w:r w:rsidRPr="006B623E">
        <w:rPr>
          <w:lang w:val="en-US"/>
        </w:rPr>
        <w:t xml:space="preserve"> </w:t>
      </w:r>
      <w:r w:rsidRPr="001D18B7">
        <w:t>фона</w:t>
      </w:r>
      <w:r w:rsidRPr="006B623E">
        <w:rPr>
          <w:lang w:val="en-US"/>
        </w:rPr>
        <w:t xml:space="preserve"> (</w:t>
      </w:r>
      <w:r w:rsidRPr="001D18B7">
        <w:t>графа</w:t>
      </w:r>
      <w:r w:rsidRPr="006B623E">
        <w:rPr>
          <w:lang w:val="en-US"/>
        </w:rPr>
        <w:t xml:space="preserve">). </w:t>
      </w:r>
      <w:r w:rsidRPr="001D18B7">
        <w:t>Выполняет</w:t>
      </w:r>
      <w:r w:rsidRPr="006B623E">
        <w:rPr>
          <w:lang w:val="en-US"/>
        </w:rPr>
        <w:t xml:space="preserve"> </w:t>
      </w:r>
      <w:r w:rsidRPr="001D18B7">
        <w:t>каждый</w:t>
      </w:r>
      <w:r w:rsidRPr="006B623E">
        <w:rPr>
          <w:lang w:val="en-US"/>
        </w:rPr>
        <w:t xml:space="preserve"> </w:t>
      </w:r>
      <w:r w:rsidRPr="001D18B7">
        <w:t>раз</w:t>
      </w:r>
      <w:r w:rsidRPr="006B623E">
        <w:rPr>
          <w:lang w:val="en-US"/>
        </w:rPr>
        <w:t xml:space="preserve"> </w:t>
      </w:r>
      <w:r w:rsidRPr="001D18B7">
        <w:t>при</w:t>
      </w:r>
      <w:r w:rsidRPr="006B623E">
        <w:rPr>
          <w:lang w:val="en-US"/>
        </w:rPr>
        <w:t xml:space="preserve"> </w:t>
      </w:r>
      <w:r w:rsidRPr="001D18B7">
        <w:t>вызове</w:t>
      </w:r>
      <w:r w:rsidRPr="006B623E">
        <w:rPr>
          <w:lang w:val="en-US"/>
        </w:rPr>
        <w:t xml:space="preserve"> </w:t>
      </w:r>
      <w:proofErr w:type="spellStart"/>
      <w:r w:rsidRPr="006B623E">
        <w:rPr>
          <w:lang w:val="en-US"/>
        </w:rPr>
        <w:t>self.update</w:t>
      </w:r>
      <w:proofErr w:type="spellEnd"/>
      <w:r w:rsidRPr="006B623E">
        <w:rPr>
          <w:lang w:val="en-US"/>
        </w:rPr>
        <w:t>()</w:t>
      </w:r>
      <w:r w:rsidRPr="006B623E">
        <w:rPr>
          <w:lang w:val="en-US"/>
        </w:rPr>
        <w:br/>
        <w:t xml:space="preserve">    def </w:t>
      </w:r>
      <w:proofErr w:type="spellStart"/>
      <w:r w:rsidRPr="006B623E">
        <w:rPr>
          <w:lang w:val="en-US"/>
        </w:rPr>
        <w:t>paintEvent</w:t>
      </w:r>
      <w:proofErr w:type="spellEnd"/>
      <w:r w:rsidRPr="006B623E">
        <w:rPr>
          <w:lang w:val="en-US"/>
        </w:rPr>
        <w:t>(self, event):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content_painter</w:t>
      </w:r>
      <w:proofErr w:type="spellEnd"/>
      <w:r w:rsidRPr="006B623E">
        <w:rPr>
          <w:lang w:val="en-US"/>
        </w:rPr>
        <w:t xml:space="preserve"> = </w:t>
      </w:r>
      <w:proofErr w:type="spellStart"/>
      <w:r w:rsidRPr="006B623E">
        <w:rPr>
          <w:lang w:val="en-US"/>
        </w:rPr>
        <w:t>QPainter</w:t>
      </w:r>
      <w:proofErr w:type="spellEnd"/>
      <w:r w:rsidRPr="006B623E">
        <w:rPr>
          <w:lang w:val="en-US"/>
        </w:rPr>
        <w:t xml:space="preserve">(self)  # </w:t>
      </w:r>
      <w:r w:rsidRPr="001D18B7">
        <w:t>Создание</w:t>
      </w:r>
      <w:r w:rsidRPr="006B623E">
        <w:rPr>
          <w:lang w:val="en-US"/>
        </w:rPr>
        <w:t xml:space="preserve"> </w:t>
      </w:r>
      <w:r w:rsidRPr="001D18B7">
        <w:t>экземпляра</w:t>
      </w:r>
      <w:r w:rsidRPr="006B623E">
        <w:rPr>
          <w:lang w:val="en-US"/>
        </w:rPr>
        <w:t xml:space="preserve"> "</w:t>
      </w:r>
      <w:proofErr w:type="spellStart"/>
      <w:r w:rsidRPr="001D18B7">
        <w:t>отрисовщика</w:t>
      </w:r>
      <w:proofErr w:type="spellEnd"/>
      <w:r w:rsidRPr="006B623E">
        <w:rPr>
          <w:lang w:val="en-US"/>
        </w:rPr>
        <w:t>"</w:t>
      </w:r>
      <w:r w:rsidRPr="006B623E">
        <w:rPr>
          <w:lang w:val="en-US"/>
        </w:rPr>
        <w:br/>
        <w:t xml:space="preserve">        # Antialiasing on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content_painter.setRenderHint</w:t>
      </w:r>
      <w:proofErr w:type="spellEnd"/>
      <w:r w:rsidRPr="006B623E">
        <w:rPr>
          <w:lang w:val="en-US"/>
        </w:rPr>
        <w:t>(</w:t>
      </w:r>
      <w:proofErr w:type="spellStart"/>
      <w:r w:rsidRPr="006B623E">
        <w:rPr>
          <w:lang w:val="en-US"/>
        </w:rPr>
        <w:t>QPainter.RenderHint.Antialiasing</w:t>
      </w:r>
      <w:proofErr w:type="spellEnd"/>
      <w:r w:rsidRPr="006B623E">
        <w:rPr>
          <w:lang w:val="en-US"/>
        </w:rPr>
        <w:t>)</w:t>
      </w:r>
      <w:r w:rsidRPr="006B623E">
        <w:rPr>
          <w:lang w:val="en-US"/>
        </w:rPr>
        <w:br/>
        <w:t xml:space="preserve">        # </w:t>
      </w:r>
      <w:r w:rsidRPr="001D18B7">
        <w:t>Установка</w:t>
      </w:r>
      <w:r w:rsidRPr="006B623E">
        <w:rPr>
          <w:lang w:val="en-US"/>
        </w:rPr>
        <w:t xml:space="preserve"> </w:t>
      </w:r>
      <w:r w:rsidRPr="001D18B7">
        <w:t>цвета</w:t>
      </w:r>
      <w:r w:rsidRPr="006B623E">
        <w:rPr>
          <w:lang w:val="en-US"/>
        </w:rPr>
        <w:t xml:space="preserve"> </w:t>
      </w:r>
      <w:r w:rsidRPr="001D18B7">
        <w:t>для</w:t>
      </w:r>
      <w:r w:rsidRPr="006B623E">
        <w:rPr>
          <w:lang w:val="en-US"/>
        </w:rPr>
        <w:t xml:space="preserve"> </w:t>
      </w:r>
      <w:r w:rsidRPr="001D18B7">
        <w:t>отрисовки</w:t>
      </w:r>
      <w:r w:rsidRPr="006B623E">
        <w:rPr>
          <w:lang w:val="en-US"/>
        </w:rPr>
        <w:t xml:space="preserve"> </w:t>
      </w:r>
      <w:r w:rsidRPr="001D18B7">
        <w:t>линий</w:t>
      </w:r>
      <w:r w:rsidRPr="006B623E">
        <w:rPr>
          <w:lang w:val="en-US"/>
        </w:rPr>
        <w:t xml:space="preserve"> </w:t>
      </w:r>
      <w:r w:rsidRPr="001D18B7">
        <w:t>и</w:t>
      </w:r>
      <w:r w:rsidRPr="006B623E">
        <w:rPr>
          <w:lang w:val="en-US"/>
        </w:rPr>
        <w:t xml:space="preserve"> </w:t>
      </w:r>
      <w:r w:rsidRPr="001D18B7">
        <w:t>вершин</w:t>
      </w:r>
      <w:r w:rsidRPr="006B623E">
        <w:rPr>
          <w:lang w:val="en-US"/>
        </w:rPr>
        <w:br/>
        <w:t xml:space="preserve">        color = </w:t>
      </w:r>
      <w:proofErr w:type="spellStart"/>
      <w:r w:rsidRPr="006B623E">
        <w:rPr>
          <w:lang w:val="en-US"/>
        </w:rPr>
        <w:t>QColor</w:t>
      </w:r>
      <w:proofErr w:type="spellEnd"/>
      <w:r w:rsidRPr="006B623E">
        <w:rPr>
          <w:lang w:val="en-US"/>
        </w:rPr>
        <w:t>(3, 3, 3)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color.setAlpha</w:t>
      </w:r>
      <w:proofErr w:type="spellEnd"/>
      <w:r w:rsidRPr="006B623E">
        <w:rPr>
          <w:lang w:val="en-US"/>
        </w:rPr>
        <w:t>(200)</w:t>
      </w:r>
      <w:r w:rsidRPr="006B623E">
        <w:rPr>
          <w:lang w:val="en-US"/>
        </w:rPr>
        <w:br/>
        <w:t xml:space="preserve">        pen = </w:t>
      </w:r>
      <w:proofErr w:type="spellStart"/>
      <w:r w:rsidRPr="006B623E">
        <w:rPr>
          <w:lang w:val="en-US"/>
        </w:rPr>
        <w:t>QPen</w:t>
      </w:r>
      <w:proofErr w:type="spellEnd"/>
      <w:r w:rsidRPr="006B623E">
        <w:rPr>
          <w:lang w:val="en-US"/>
        </w:rPr>
        <w:t>(</w:t>
      </w:r>
      <w:proofErr w:type="spellStart"/>
      <w:r w:rsidRPr="006B623E">
        <w:rPr>
          <w:lang w:val="en-US"/>
        </w:rPr>
        <w:t>Qt.PenStyle.SolidLine</w:t>
      </w:r>
      <w:proofErr w:type="spellEnd"/>
      <w:r w:rsidRPr="006B623E">
        <w:rPr>
          <w:lang w:val="en-US"/>
        </w:rPr>
        <w:t>)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pen.setColor</w:t>
      </w:r>
      <w:proofErr w:type="spellEnd"/>
      <w:r w:rsidRPr="006B623E">
        <w:rPr>
          <w:lang w:val="en-US"/>
        </w:rPr>
        <w:t>(color)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content_painter.setPen</w:t>
      </w:r>
      <w:proofErr w:type="spellEnd"/>
      <w:r w:rsidRPr="006B623E">
        <w:rPr>
          <w:lang w:val="en-US"/>
        </w:rPr>
        <w:t>(pen)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content_painter.setBrush</w:t>
      </w:r>
      <w:proofErr w:type="spellEnd"/>
      <w:r w:rsidRPr="006B623E">
        <w:rPr>
          <w:lang w:val="en-US"/>
        </w:rPr>
        <w:t>(color)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vertices_list</w:t>
      </w:r>
      <w:proofErr w:type="spellEnd"/>
      <w:r w:rsidRPr="006B623E">
        <w:rPr>
          <w:lang w:val="en-US"/>
        </w:rPr>
        <w:t xml:space="preserve"> = </w:t>
      </w:r>
      <w:proofErr w:type="spellStart"/>
      <w:r w:rsidRPr="006B623E">
        <w:rPr>
          <w:lang w:val="en-US"/>
        </w:rPr>
        <w:t>self.level.vertices_positions</w:t>
      </w:r>
      <w:proofErr w:type="spellEnd"/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edges_list</w:t>
      </w:r>
      <w:proofErr w:type="spellEnd"/>
      <w:r w:rsidRPr="006B623E">
        <w:rPr>
          <w:lang w:val="en-US"/>
        </w:rPr>
        <w:t xml:space="preserve"> = </w:t>
      </w:r>
      <w:proofErr w:type="spellStart"/>
      <w:r w:rsidRPr="006B623E">
        <w:rPr>
          <w:lang w:val="en-US"/>
        </w:rPr>
        <w:t>self.level.edges_positions_list</w:t>
      </w:r>
      <w:proofErr w:type="spellEnd"/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bypassed_edges_list</w:t>
      </w:r>
      <w:proofErr w:type="spellEnd"/>
      <w:r w:rsidRPr="006B623E">
        <w:rPr>
          <w:lang w:val="en-US"/>
        </w:rPr>
        <w:t xml:space="preserve"> = </w:t>
      </w:r>
      <w:proofErr w:type="spellStart"/>
      <w:r w:rsidRPr="006B623E">
        <w:rPr>
          <w:lang w:val="en-US"/>
        </w:rPr>
        <w:t>self.level.bypassed_edges</w:t>
      </w:r>
      <w:proofErr w:type="spellEnd"/>
      <w:r w:rsidRPr="006B623E">
        <w:rPr>
          <w:lang w:val="en-US"/>
        </w:rPr>
        <w:br/>
        <w:t xml:space="preserve">        for vertex in </w:t>
      </w:r>
      <w:proofErr w:type="spellStart"/>
      <w:r w:rsidRPr="006B623E">
        <w:rPr>
          <w:lang w:val="en-US"/>
        </w:rPr>
        <w:t>vertices_list</w:t>
      </w:r>
      <w:proofErr w:type="spellEnd"/>
      <w:r w:rsidRPr="006B623E">
        <w:rPr>
          <w:lang w:val="en-US"/>
        </w:rPr>
        <w:t>:</w:t>
      </w:r>
      <w:r w:rsidRPr="006B623E">
        <w:rPr>
          <w:lang w:val="en-US"/>
        </w:rPr>
        <w:br/>
        <w:t xml:space="preserve">            </w:t>
      </w:r>
      <w:proofErr w:type="spellStart"/>
      <w:r w:rsidRPr="006B623E">
        <w:rPr>
          <w:lang w:val="en-US"/>
        </w:rPr>
        <w:t>content_painter.drawEllipse</w:t>
      </w:r>
      <w:proofErr w:type="spellEnd"/>
      <w:r w:rsidRPr="006B623E">
        <w:rPr>
          <w:lang w:val="en-US"/>
        </w:rPr>
        <w:t>(</w:t>
      </w:r>
      <w:proofErr w:type="spellStart"/>
      <w:r w:rsidRPr="006B623E">
        <w:rPr>
          <w:lang w:val="en-US"/>
        </w:rPr>
        <w:t>QPoint</w:t>
      </w:r>
      <w:proofErr w:type="spellEnd"/>
      <w:r w:rsidRPr="006B623E">
        <w:rPr>
          <w:lang w:val="en-US"/>
        </w:rPr>
        <w:t xml:space="preserve">(vertex[0] + </w:t>
      </w:r>
      <w:proofErr w:type="spellStart"/>
      <w:r w:rsidRPr="006B623E">
        <w:rPr>
          <w:lang w:val="en-US"/>
        </w:rPr>
        <w:t>self.horizontal_margin</w:t>
      </w:r>
      <w:proofErr w:type="spellEnd"/>
      <w:r w:rsidRPr="006B623E">
        <w:rPr>
          <w:lang w:val="en-US"/>
        </w:rPr>
        <w:t xml:space="preserve">, vertex[1] + </w:t>
      </w:r>
      <w:proofErr w:type="spellStart"/>
      <w:r w:rsidRPr="006B623E">
        <w:rPr>
          <w:lang w:val="en-US"/>
        </w:rPr>
        <w:t>self.vertical_margin</w:t>
      </w:r>
      <w:proofErr w:type="spellEnd"/>
      <w:r w:rsidRPr="006B623E">
        <w:rPr>
          <w:lang w:val="en-US"/>
        </w:rPr>
        <w:t>),</w:t>
      </w:r>
      <w:r w:rsidRPr="006B623E">
        <w:rPr>
          <w:lang w:val="en-US"/>
        </w:rPr>
        <w:br/>
        <w:t xml:space="preserve">                                        </w:t>
      </w:r>
      <w:proofErr w:type="spellStart"/>
      <w:r w:rsidRPr="006B623E">
        <w:rPr>
          <w:lang w:val="en-US"/>
        </w:rPr>
        <w:t>self.dot_radius</w:t>
      </w:r>
      <w:proofErr w:type="spellEnd"/>
      <w:r w:rsidRPr="006B623E">
        <w:rPr>
          <w:lang w:val="en-US"/>
        </w:rPr>
        <w:t xml:space="preserve">, </w:t>
      </w:r>
      <w:proofErr w:type="spellStart"/>
      <w:r w:rsidRPr="006B623E">
        <w:rPr>
          <w:lang w:val="en-US"/>
        </w:rPr>
        <w:t>self.dot_radius</w:t>
      </w:r>
      <w:proofErr w:type="spellEnd"/>
      <w:r w:rsidRPr="006B623E">
        <w:rPr>
          <w:lang w:val="en-US"/>
        </w:rPr>
        <w:t>)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pen.setWidth</w:t>
      </w:r>
      <w:proofErr w:type="spellEnd"/>
      <w:r w:rsidRPr="006B623E">
        <w:rPr>
          <w:lang w:val="en-US"/>
        </w:rPr>
        <w:t>(</w:t>
      </w:r>
      <w:proofErr w:type="spellStart"/>
      <w:r w:rsidRPr="006B623E">
        <w:rPr>
          <w:lang w:val="en-US"/>
        </w:rPr>
        <w:t>self.line_width</w:t>
      </w:r>
      <w:proofErr w:type="spellEnd"/>
      <w:r w:rsidRPr="006B623E">
        <w:rPr>
          <w:lang w:val="en-US"/>
        </w:rPr>
        <w:t>)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content_painter.setPen</w:t>
      </w:r>
      <w:proofErr w:type="spellEnd"/>
      <w:r w:rsidRPr="006B623E">
        <w:rPr>
          <w:lang w:val="en-US"/>
        </w:rPr>
        <w:t>(pen)</w:t>
      </w:r>
      <w:r w:rsidRPr="006B623E">
        <w:rPr>
          <w:lang w:val="en-US"/>
        </w:rPr>
        <w:br/>
        <w:t xml:space="preserve">        for edge in </w:t>
      </w:r>
      <w:proofErr w:type="spellStart"/>
      <w:r w:rsidRPr="006B623E">
        <w:rPr>
          <w:lang w:val="en-US"/>
        </w:rPr>
        <w:t>edges_list</w:t>
      </w:r>
      <w:proofErr w:type="spellEnd"/>
      <w:r w:rsidRPr="006B623E">
        <w:rPr>
          <w:lang w:val="en-US"/>
        </w:rPr>
        <w:t>:</w:t>
      </w:r>
      <w:r w:rsidRPr="006B623E">
        <w:rPr>
          <w:lang w:val="en-US"/>
        </w:rPr>
        <w:br/>
        <w:t xml:space="preserve">            </w:t>
      </w:r>
      <w:proofErr w:type="spellStart"/>
      <w:r w:rsidRPr="006B623E">
        <w:rPr>
          <w:lang w:val="en-US"/>
        </w:rPr>
        <w:t>content_painter.drawLine</w:t>
      </w:r>
      <w:proofErr w:type="spellEnd"/>
      <w:r w:rsidRPr="006B623E">
        <w:rPr>
          <w:lang w:val="en-US"/>
        </w:rPr>
        <w:t xml:space="preserve">(edge[0] + </w:t>
      </w:r>
      <w:proofErr w:type="spellStart"/>
      <w:r w:rsidRPr="006B623E">
        <w:rPr>
          <w:lang w:val="en-US"/>
        </w:rPr>
        <w:t>self.horizontal_margin</w:t>
      </w:r>
      <w:proofErr w:type="spellEnd"/>
      <w:r w:rsidRPr="006B623E">
        <w:rPr>
          <w:lang w:val="en-US"/>
        </w:rPr>
        <w:t xml:space="preserve">, edge[1] + </w:t>
      </w:r>
      <w:proofErr w:type="spellStart"/>
      <w:r w:rsidRPr="006B623E">
        <w:rPr>
          <w:lang w:val="en-US"/>
        </w:rPr>
        <w:t>self.vertical_margin</w:t>
      </w:r>
      <w:proofErr w:type="spellEnd"/>
      <w:r w:rsidRPr="006B623E">
        <w:rPr>
          <w:lang w:val="en-US"/>
        </w:rPr>
        <w:t>, edge[2]</w:t>
      </w:r>
      <w:r w:rsidRPr="006B623E">
        <w:rPr>
          <w:lang w:val="en-US"/>
        </w:rPr>
        <w:br/>
        <w:t xml:space="preserve">                                     + </w:t>
      </w:r>
      <w:proofErr w:type="spellStart"/>
      <w:r w:rsidRPr="006B623E">
        <w:rPr>
          <w:lang w:val="en-US"/>
        </w:rPr>
        <w:t>self.horizontal_margin</w:t>
      </w:r>
      <w:proofErr w:type="spellEnd"/>
      <w:r w:rsidRPr="006B623E">
        <w:rPr>
          <w:lang w:val="en-US"/>
        </w:rPr>
        <w:t xml:space="preserve">, edge[3] + </w:t>
      </w:r>
      <w:proofErr w:type="spellStart"/>
      <w:r w:rsidRPr="006B623E">
        <w:rPr>
          <w:lang w:val="en-US"/>
        </w:rPr>
        <w:t>self.vertical_margin</w:t>
      </w:r>
      <w:proofErr w:type="spellEnd"/>
      <w:r w:rsidRPr="006B623E">
        <w:rPr>
          <w:lang w:val="en-US"/>
        </w:rPr>
        <w:t>)</w:t>
      </w:r>
      <w:r w:rsidRPr="006B623E">
        <w:rPr>
          <w:lang w:val="en-US"/>
        </w:rPr>
        <w:br/>
        <w:t xml:space="preserve">        # </w:t>
      </w:r>
      <w:r w:rsidRPr="001D18B7">
        <w:t>Установка</w:t>
      </w:r>
      <w:r w:rsidRPr="006B623E">
        <w:rPr>
          <w:lang w:val="en-US"/>
        </w:rPr>
        <w:t xml:space="preserve"> </w:t>
      </w:r>
      <w:r w:rsidRPr="001D18B7">
        <w:t>красного</w:t>
      </w:r>
      <w:r w:rsidRPr="006B623E">
        <w:rPr>
          <w:lang w:val="en-US"/>
        </w:rPr>
        <w:t xml:space="preserve"> </w:t>
      </w:r>
      <w:r w:rsidRPr="001D18B7">
        <w:t>цвета</w:t>
      </w:r>
      <w:r w:rsidRPr="006B623E">
        <w:rPr>
          <w:lang w:val="en-US"/>
        </w:rPr>
        <w:t xml:space="preserve"> </w:t>
      </w:r>
      <w:r w:rsidRPr="001D18B7">
        <w:t>для</w:t>
      </w:r>
      <w:r w:rsidRPr="006B623E">
        <w:rPr>
          <w:lang w:val="en-US"/>
        </w:rPr>
        <w:t xml:space="preserve"> </w:t>
      </w:r>
      <w:r w:rsidRPr="001D18B7">
        <w:t>отрисовки</w:t>
      </w:r>
      <w:r w:rsidRPr="006B623E">
        <w:rPr>
          <w:lang w:val="en-US"/>
        </w:rPr>
        <w:t xml:space="preserve"> </w:t>
      </w:r>
      <w:r w:rsidRPr="001D18B7">
        <w:t>пройденных</w:t>
      </w:r>
      <w:r w:rsidRPr="006B623E">
        <w:rPr>
          <w:lang w:val="en-US"/>
        </w:rPr>
        <w:t xml:space="preserve"> </w:t>
      </w:r>
      <w:r w:rsidRPr="001D18B7">
        <w:t>ребер</w:t>
      </w:r>
      <w:r w:rsidRPr="006B623E">
        <w:rPr>
          <w:lang w:val="en-US"/>
        </w:rPr>
        <w:t xml:space="preserve"> </w:t>
      </w:r>
      <w:r w:rsidRPr="001D18B7">
        <w:t>графа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color.setRgb</w:t>
      </w:r>
      <w:proofErr w:type="spellEnd"/>
      <w:r w:rsidRPr="006B623E">
        <w:rPr>
          <w:lang w:val="en-US"/>
        </w:rPr>
        <w:t>(255, 0, 0)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pen.setColor</w:t>
      </w:r>
      <w:proofErr w:type="spellEnd"/>
      <w:r w:rsidRPr="006B623E">
        <w:rPr>
          <w:lang w:val="en-US"/>
        </w:rPr>
        <w:t>(color)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content_painter.setPen</w:t>
      </w:r>
      <w:proofErr w:type="spellEnd"/>
      <w:r w:rsidRPr="006B623E">
        <w:rPr>
          <w:lang w:val="en-US"/>
        </w:rPr>
        <w:t>(pen)</w:t>
      </w:r>
      <w:r w:rsidRPr="006B623E">
        <w:rPr>
          <w:lang w:val="en-US"/>
        </w:rPr>
        <w:br/>
        <w:t xml:space="preserve">        for edge in </w:t>
      </w:r>
      <w:proofErr w:type="spellStart"/>
      <w:r w:rsidRPr="006B623E">
        <w:rPr>
          <w:lang w:val="en-US"/>
        </w:rPr>
        <w:t>bypassed_edges_list</w:t>
      </w:r>
      <w:proofErr w:type="spellEnd"/>
      <w:r w:rsidRPr="006B623E">
        <w:rPr>
          <w:lang w:val="en-US"/>
        </w:rPr>
        <w:t>:</w:t>
      </w:r>
      <w:r w:rsidRPr="006B623E">
        <w:rPr>
          <w:lang w:val="en-US"/>
        </w:rPr>
        <w:br/>
        <w:t xml:space="preserve">            </w:t>
      </w:r>
      <w:proofErr w:type="spellStart"/>
      <w:r w:rsidRPr="006B623E">
        <w:rPr>
          <w:lang w:val="en-US"/>
        </w:rPr>
        <w:t>content_painter.drawLine</w:t>
      </w:r>
      <w:proofErr w:type="spellEnd"/>
      <w:r w:rsidRPr="006B623E">
        <w:rPr>
          <w:lang w:val="en-US"/>
        </w:rPr>
        <w:t xml:space="preserve">(edge[0] + </w:t>
      </w:r>
      <w:proofErr w:type="spellStart"/>
      <w:r w:rsidRPr="006B623E">
        <w:rPr>
          <w:lang w:val="en-US"/>
        </w:rPr>
        <w:t>self.horizontal_margin</w:t>
      </w:r>
      <w:proofErr w:type="spellEnd"/>
      <w:r w:rsidRPr="006B623E">
        <w:rPr>
          <w:lang w:val="en-US"/>
        </w:rPr>
        <w:t xml:space="preserve">, edge[1] + </w:t>
      </w:r>
      <w:proofErr w:type="spellStart"/>
      <w:r w:rsidRPr="006B623E">
        <w:rPr>
          <w:lang w:val="en-US"/>
        </w:rPr>
        <w:t>self.vertical_margin</w:t>
      </w:r>
      <w:proofErr w:type="spellEnd"/>
      <w:r w:rsidRPr="006B623E">
        <w:rPr>
          <w:lang w:val="en-US"/>
        </w:rPr>
        <w:t>, edge[2]</w:t>
      </w:r>
      <w:r w:rsidRPr="006B623E">
        <w:rPr>
          <w:lang w:val="en-US"/>
        </w:rPr>
        <w:br/>
        <w:t xml:space="preserve">                                     + </w:t>
      </w:r>
      <w:proofErr w:type="spellStart"/>
      <w:r w:rsidRPr="006B623E">
        <w:rPr>
          <w:lang w:val="en-US"/>
        </w:rPr>
        <w:t>self.horizontal_margin</w:t>
      </w:r>
      <w:proofErr w:type="spellEnd"/>
      <w:r w:rsidRPr="006B623E">
        <w:rPr>
          <w:lang w:val="en-US"/>
        </w:rPr>
        <w:t xml:space="preserve">, edge[3] + </w:t>
      </w:r>
      <w:proofErr w:type="spellStart"/>
      <w:r w:rsidRPr="006B623E">
        <w:rPr>
          <w:lang w:val="en-US"/>
        </w:rPr>
        <w:t>self.vertical_margin</w:t>
      </w:r>
      <w:proofErr w:type="spellEnd"/>
      <w:r w:rsidRPr="006B623E">
        <w:rPr>
          <w:lang w:val="en-US"/>
        </w:rPr>
        <w:t>)</w:t>
      </w:r>
      <w:r w:rsidRPr="006B623E">
        <w:rPr>
          <w:lang w:val="en-US"/>
        </w:rPr>
        <w:br/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content_painter.end</w:t>
      </w:r>
      <w:proofErr w:type="spellEnd"/>
      <w:r w:rsidRPr="006B623E">
        <w:rPr>
          <w:lang w:val="en-US"/>
        </w:rPr>
        <w:t xml:space="preserve">()  # </w:t>
      </w:r>
      <w:r w:rsidRPr="001D18B7">
        <w:t>Обязательное</w:t>
      </w:r>
      <w:r w:rsidRPr="006B623E">
        <w:rPr>
          <w:lang w:val="en-US"/>
        </w:rPr>
        <w:t xml:space="preserve"> </w:t>
      </w:r>
      <w:proofErr w:type="spellStart"/>
      <w:r w:rsidRPr="001D18B7">
        <w:t>заверещение</w:t>
      </w:r>
      <w:proofErr w:type="spellEnd"/>
      <w:r w:rsidRPr="006B623E">
        <w:rPr>
          <w:lang w:val="en-US"/>
        </w:rPr>
        <w:t xml:space="preserve"> </w:t>
      </w:r>
      <w:r w:rsidRPr="001D18B7">
        <w:t>цикла</w:t>
      </w:r>
      <w:r w:rsidRPr="006B623E">
        <w:rPr>
          <w:lang w:val="en-US"/>
        </w:rPr>
        <w:t xml:space="preserve"> </w:t>
      </w:r>
      <w:r w:rsidRPr="001D18B7">
        <w:t>отрисовки</w:t>
      </w:r>
      <w:r w:rsidRPr="006B623E">
        <w:rPr>
          <w:lang w:val="en-US"/>
        </w:rPr>
        <w:br/>
      </w:r>
      <w:r w:rsidRPr="006B623E">
        <w:rPr>
          <w:lang w:val="en-US"/>
        </w:rPr>
        <w:br/>
        <w:t xml:space="preserve">    def </w:t>
      </w:r>
      <w:proofErr w:type="spellStart"/>
      <w:r w:rsidRPr="006B623E">
        <w:rPr>
          <w:lang w:val="en-US"/>
        </w:rPr>
        <w:t>get_level_content</w:t>
      </w:r>
      <w:proofErr w:type="spellEnd"/>
      <w:r w:rsidRPr="006B623E">
        <w:rPr>
          <w:lang w:val="en-US"/>
        </w:rPr>
        <w:t>(self):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needed_level_name</w:t>
      </w:r>
      <w:proofErr w:type="spellEnd"/>
      <w:r w:rsidRPr="006B623E">
        <w:rPr>
          <w:lang w:val="en-US"/>
        </w:rPr>
        <w:t xml:space="preserve"> = f'{</w:t>
      </w:r>
      <w:proofErr w:type="spellStart"/>
      <w:r w:rsidRPr="006B623E">
        <w:rPr>
          <w:lang w:val="en-US"/>
        </w:rPr>
        <w:t>core.GLOBAL.DIFFICULTY.text</w:t>
      </w:r>
      <w:proofErr w:type="spellEnd"/>
      <w:r w:rsidRPr="006B623E">
        <w:rPr>
          <w:lang w:val="en-US"/>
        </w:rPr>
        <w:t>}_{</w:t>
      </w:r>
      <w:proofErr w:type="spellStart"/>
      <w:r w:rsidRPr="006B623E">
        <w:rPr>
          <w:lang w:val="en-US"/>
        </w:rPr>
        <w:t>self.level_number</w:t>
      </w:r>
      <w:proofErr w:type="spellEnd"/>
      <w:r w:rsidRPr="006B623E">
        <w:rPr>
          <w:lang w:val="en-US"/>
        </w:rPr>
        <w:t>}'</w:t>
      </w:r>
      <w:r w:rsidRPr="006B623E">
        <w:rPr>
          <w:lang w:val="en-US"/>
        </w:rPr>
        <w:br/>
      </w:r>
      <w:r w:rsidRPr="006B623E">
        <w:rPr>
          <w:lang w:val="en-US"/>
        </w:rPr>
        <w:lastRenderedPageBreak/>
        <w:t xml:space="preserve">        match </w:t>
      </w:r>
      <w:proofErr w:type="spellStart"/>
      <w:r w:rsidRPr="006B623E">
        <w:rPr>
          <w:lang w:val="en-US"/>
        </w:rPr>
        <w:t>needed_level_name</w:t>
      </w:r>
      <w:proofErr w:type="spellEnd"/>
      <w:r w:rsidRPr="006B623E">
        <w:rPr>
          <w:lang w:val="en-US"/>
        </w:rPr>
        <w:t>:</w:t>
      </w:r>
      <w:r w:rsidRPr="006B623E">
        <w:rPr>
          <w:lang w:val="en-US"/>
        </w:rPr>
        <w:br/>
        <w:t xml:space="preserve">            case 'EASY_1':</w:t>
      </w:r>
      <w:r w:rsidRPr="006B623E">
        <w:rPr>
          <w:lang w:val="en-US"/>
        </w:rPr>
        <w:br/>
        <w:t xml:space="preserve">                </w:t>
      </w:r>
      <w:proofErr w:type="spellStart"/>
      <w:r w:rsidRPr="006B623E">
        <w:rPr>
          <w:lang w:val="en-US"/>
        </w:rPr>
        <w:t>needed_level</w:t>
      </w:r>
      <w:proofErr w:type="spellEnd"/>
      <w:r w:rsidRPr="006B623E">
        <w:rPr>
          <w:lang w:val="en-US"/>
        </w:rPr>
        <w:t xml:space="preserve"> = EASY_1</w:t>
      </w:r>
      <w:r w:rsidRPr="006B623E">
        <w:rPr>
          <w:lang w:val="en-US"/>
        </w:rPr>
        <w:br/>
        <w:t xml:space="preserve">            case 'EASY_2':</w:t>
      </w:r>
      <w:r w:rsidRPr="006B623E">
        <w:rPr>
          <w:lang w:val="en-US"/>
        </w:rPr>
        <w:br/>
        <w:t xml:space="preserve">                </w:t>
      </w:r>
      <w:proofErr w:type="spellStart"/>
      <w:r w:rsidRPr="006B623E">
        <w:rPr>
          <w:lang w:val="en-US"/>
        </w:rPr>
        <w:t>needed_level</w:t>
      </w:r>
      <w:proofErr w:type="spellEnd"/>
      <w:r w:rsidRPr="006B623E">
        <w:rPr>
          <w:lang w:val="en-US"/>
        </w:rPr>
        <w:t xml:space="preserve"> = EASY_2</w:t>
      </w:r>
      <w:r w:rsidRPr="006B623E">
        <w:rPr>
          <w:lang w:val="en-US"/>
        </w:rPr>
        <w:br/>
        <w:t xml:space="preserve">            case 'EASY_3':</w:t>
      </w:r>
      <w:r w:rsidRPr="006B623E">
        <w:rPr>
          <w:lang w:val="en-US"/>
        </w:rPr>
        <w:br/>
        <w:t xml:space="preserve">                </w:t>
      </w:r>
      <w:proofErr w:type="spellStart"/>
      <w:r w:rsidRPr="006B623E">
        <w:rPr>
          <w:lang w:val="en-US"/>
        </w:rPr>
        <w:t>needed_level</w:t>
      </w:r>
      <w:proofErr w:type="spellEnd"/>
      <w:r w:rsidRPr="006B623E">
        <w:rPr>
          <w:lang w:val="en-US"/>
        </w:rPr>
        <w:t xml:space="preserve"> = EASY_3</w:t>
      </w:r>
      <w:r w:rsidRPr="006B623E">
        <w:rPr>
          <w:lang w:val="en-US"/>
        </w:rPr>
        <w:br/>
        <w:t xml:space="preserve">            case 'EASY_4':</w:t>
      </w:r>
      <w:r w:rsidRPr="006B623E">
        <w:rPr>
          <w:lang w:val="en-US"/>
        </w:rPr>
        <w:br/>
        <w:t xml:space="preserve">                </w:t>
      </w:r>
      <w:proofErr w:type="spellStart"/>
      <w:r w:rsidRPr="006B623E">
        <w:rPr>
          <w:lang w:val="en-US"/>
        </w:rPr>
        <w:t>needed_level</w:t>
      </w:r>
      <w:proofErr w:type="spellEnd"/>
      <w:r w:rsidRPr="006B623E">
        <w:rPr>
          <w:lang w:val="en-US"/>
        </w:rPr>
        <w:t xml:space="preserve"> = EASY_4</w:t>
      </w:r>
      <w:r w:rsidRPr="006B623E">
        <w:rPr>
          <w:lang w:val="en-US"/>
        </w:rPr>
        <w:br/>
        <w:t xml:space="preserve">            case 'EASY_5':</w:t>
      </w:r>
      <w:r w:rsidRPr="006B623E">
        <w:rPr>
          <w:lang w:val="en-US"/>
        </w:rPr>
        <w:br/>
        <w:t xml:space="preserve">                </w:t>
      </w:r>
      <w:proofErr w:type="spellStart"/>
      <w:r w:rsidRPr="006B623E">
        <w:rPr>
          <w:lang w:val="en-US"/>
        </w:rPr>
        <w:t>needed_level</w:t>
      </w:r>
      <w:proofErr w:type="spellEnd"/>
      <w:r w:rsidRPr="006B623E">
        <w:rPr>
          <w:lang w:val="en-US"/>
        </w:rPr>
        <w:t xml:space="preserve"> = EASY_5</w:t>
      </w:r>
      <w:r w:rsidRPr="006B623E">
        <w:rPr>
          <w:lang w:val="en-US"/>
        </w:rPr>
        <w:br/>
        <w:t xml:space="preserve">        return </w:t>
      </w:r>
      <w:proofErr w:type="spellStart"/>
      <w:r w:rsidRPr="006B623E">
        <w:rPr>
          <w:lang w:val="en-US"/>
        </w:rPr>
        <w:t>needed_level</w:t>
      </w:r>
      <w:proofErr w:type="spellEnd"/>
    </w:p>
    <w:p w14:paraId="4CCB4A59" w14:textId="77777777" w:rsidR="00E96697" w:rsidRPr="00DC0A80" w:rsidRDefault="00E96697" w:rsidP="00E96697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Buttons</w:t>
      </w:r>
      <w:r w:rsidRPr="00DC0A80">
        <w:rPr>
          <w:rFonts w:ascii="Times New Roman" w:hAnsi="Times New Roman" w:cs="Times New Roman"/>
          <w:b/>
          <w:sz w:val="28"/>
          <w:szCs w:val="32"/>
          <w:lang w:val="en-US"/>
        </w:rPr>
        <w:t>_</w:t>
      </w:r>
      <w:r>
        <w:rPr>
          <w:rFonts w:ascii="Times New Roman" w:hAnsi="Times New Roman" w:cs="Times New Roman"/>
          <w:b/>
          <w:sz w:val="28"/>
          <w:szCs w:val="32"/>
          <w:lang w:val="en-US"/>
        </w:rPr>
        <w:t>layout</w:t>
      </w:r>
      <w:r w:rsidRPr="00DC0A80">
        <w:rPr>
          <w:rFonts w:ascii="Times New Roman" w:hAnsi="Times New Roman" w:cs="Times New Roman"/>
          <w:b/>
          <w:sz w:val="28"/>
          <w:szCs w:val="32"/>
          <w:lang w:val="en-US"/>
        </w:rPr>
        <w:t>.</w:t>
      </w:r>
      <w:r>
        <w:rPr>
          <w:rFonts w:ascii="Times New Roman" w:hAnsi="Times New Roman" w:cs="Times New Roman"/>
          <w:b/>
          <w:sz w:val="28"/>
          <w:szCs w:val="32"/>
          <w:lang w:val="en-US"/>
        </w:rPr>
        <w:t>py</w:t>
      </w:r>
    </w:p>
    <w:p w14:paraId="2DF01CAA" w14:textId="77777777" w:rsidR="00E96697" w:rsidRPr="001D18B7" w:rsidRDefault="00E96697" w:rsidP="00E96697">
      <w:pPr>
        <w:rPr>
          <w:lang w:val="en-US"/>
        </w:rPr>
      </w:pPr>
      <w:r w:rsidRPr="00DC0A80">
        <w:rPr>
          <w:lang w:val="en-US"/>
        </w:rPr>
        <w:t xml:space="preserve">from PyQt5.QtWidgets import </w:t>
      </w:r>
      <w:proofErr w:type="spellStart"/>
      <w:r w:rsidRPr="00DC0A80">
        <w:rPr>
          <w:lang w:val="en-US"/>
        </w:rPr>
        <w:t>QGridLayout</w:t>
      </w:r>
      <w:proofErr w:type="spellEnd"/>
      <w:r w:rsidRPr="00DC0A80">
        <w:rPr>
          <w:lang w:val="en-US"/>
        </w:rPr>
        <w:t xml:space="preserve">, </w:t>
      </w:r>
      <w:proofErr w:type="spellStart"/>
      <w:r w:rsidRPr="00DC0A80">
        <w:rPr>
          <w:lang w:val="en-US"/>
        </w:rPr>
        <w:t>QToolButton</w:t>
      </w:r>
      <w:proofErr w:type="spellEnd"/>
      <w:r w:rsidRPr="00DC0A80">
        <w:rPr>
          <w:lang w:val="en-US"/>
        </w:rPr>
        <w:t xml:space="preserve">, </w:t>
      </w:r>
      <w:proofErr w:type="spellStart"/>
      <w:r w:rsidRPr="00DC0A80">
        <w:rPr>
          <w:lang w:val="en-US"/>
        </w:rPr>
        <w:t>QVBoxLayout</w:t>
      </w:r>
      <w:proofErr w:type="spellEnd"/>
      <w:r w:rsidRPr="00DC0A80">
        <w:rPr>
          <w:lang w:val="en-US"/>
        </w:rPr>
        <w:br/>
        <w:t xml:space="preserve">from PyQt5.QtGui import </w:t>
      </w:r>
      <w:proofErr w:type="spellStart"/>
      <w:r w:rsidRPr="00DC0A80">
        <w:rPr>
          <w:lang w:val="en-US"/>
        </w:rPr>
        <w:t>QIcon</w:t>
      </w:r>
      <w:proofErr w:type="spellEnd"/>
      <w:r w:rsidRPr="00DC0A80">
        <w:rPr>
          <w:lang w:val="en-US"/>
        </w:rPr>
        <w:br/>
        <w:t xml:space="preserve">from PyQt5.QtCore import </w:t>
      </w:r>
      <w:proofErr w:type="spellStart"/>
      <w:r w:rsidRPr="00DC0A80">
        <w:rPr>
          <w:lang w:val="en-US"/>
        </w:rPr>
        <w:t>QSize</w:t>
      </w:r>
      <w:proofErr w:type="spellEnd"/>
      <w:r w:rsidRPr="00DC0A80">
        <w:rPr>
          <w:lang w:val="en-US"/>
        </w:rPr>
        <w:t>, Qt</w:t>
      </w:r>
      <w:r w:rsidRPr="00DC0A80">
        <w:rPr>
          <w:lang w:val="en-US"/>
        </w:rPr>
        <w:br/>
        <w:t xml:space="preserve">import </w:t>
      </w:r>
      <w:proofErr w:type="spellStart"/>
      <w:r w:rsidRPr="00DC0A80">
        <w:rPr>
          <w:lang w:val="en-US"/>
        </w:rPr>
        <w:t>core.GLOBAL</w:t>
      </w:r>
      <w:proofErr w:type="spellEnd"/>
      <w:r w:rsidRPr="00DC0A80">
        <w:rPr>
          <w:lang w:val="en-US"/>
        </w:rPr>
        <w:br/>
        <w:t>from sys import exit</w:t>
      </w:r>
      <w:r w:rsidRPr="00DC0A80">
        <w:rPr>
          <w:lang w:val="en-US"/>
        </w:rPr>
        <w:br/>
      </w:r>
      <w:r w:rsidRPr="00DC0A80">
        <w:rPr>
          <w:lang w:val="en-US"/>
        </w:rPr>
        <w:br/>
        <w:t xml:space="preserve"># </w:t>
      </w:r>
      <w:r w:rsidRPr="001D18B7">
        <w:t>Файл</w:t>
      </w:r>
      <w:r w:rsidRPr="00DC0A80">
        <w:rPr>
          <w:lang w:val="en-US"/>
        </w:rPr>
        <w:t xml:space="preserve"> </w:t>
      </w:r>
      <w:r w:rsidRPr="001D18B7">
        <w:t>с</w:t>
      </w:r>
      <w:r w:rsidRPr="00DC0A80">
        <w:rPr>
          <w:lang w:val="en-US"/>
        </w:rPr>
        <w:t xml:space="preserve"> </w:t>
      </w:r>
      <w:r w:rsidRPr="001D18B7">
        <w:t>содержанием</w:t>
      </w:r>
      <w:r w:rsidRPr="00DC0A80">
        <w:rPr>
          <w:lang w:val="en-US"/>
        </w:rPr>
        <w:t xml:space="preserve"> </w:t>
      </w:r>
      <w:r w:rsidRPr="001D18B7">
        <w:t>кнопок</w:t>
      </w:r>
      <w:r w:rsidRPr="00DC0A80">
        <w:rPr>
          <w:lang w:val="en-US"/>
        </w:rPr>
        <w:t xml:space="preserve"> </w:t>
      </w:r>
      <w:r w:rsidRPr="001D18B7">
        <w:t>главного</w:t>
      </w:r>
      <w:r w:rsidRPr="00DC0A80">
        <w:rPr>
          <w:lang w:val="en-US"/>
        </w:rPr>
        <w:t xml:space="preserve"> </w:t>
      </w:r>
      <w:r w:rsidRPr="001D18B7">
        <w:t>меню</w:t>
      </w:r>
      <w:r w:rsidRPr="00DC0A80">
        <w:rPr>
          <w:lang w:val="en-US"/>
        </w:rPr>
        <w:t xml:space="preserve">. </w:t>
      </w:r>
      <w:r w:rsidRPr="001D18B7">
        <w:t>Название</w:t>
      </w:r>
      <w:r w:rsidRPr="001D18B7">
        <w:rPr>
          <w:lang w:val="en-US"/>
        </w:rPr>
        <w:t xml:space="preserve"> </w:t>
      </w:r>
      <w:r w:rsidRPr="001D18B7">
        <w:t>отражают</w:t>
      </w:r>
      <w:r w:rsidRPr="001D18B7">
        <w:rPr>
          <w:lang w:val="en-US"/>
        </w:rPr>
        <w:t xml:space="preserve"> </w:t>
      </w:r>
      <w:r w:rsidRPr="001D18B7">
        <w:t>содержание</w:t>
      </w:r>
      <w:r w:rsidRPr="001D18B7">
        <w:rPr>
          <w:lang w:val="en-US"/>
        </w:rPr>
        <w:br/>
      </w:r>
      <w:r w:rsidRPr="001D18B7">
        <w:rPr>
          <w:lang w:val="en-US"/>
        </w:rPr>
        <w:br/>
      </w:r>
      <w:proofErr w:type="spellStart"/>
      <w:r w:rsidRPr="001D18B7">
        <w:rPr>
          <w:lang w:val="en-US"/>
        </w:rPr>
        <w:t>main_layout</w:t>
      </w:r>
      <w:proofErr w:type="spellEnd"/>
      <w:r w:rsidRPr="001D18B7">
        <w:rPr>
          <w:lang w:val="en-US"/>
        </w:rPr>
        <w:t xml:space="preserve"> = </w:t>
      </w:r>
      <w:proofErr w:type="spellStart"/>
      <w:r w:rsidRPr="001D18B7">
        <w:rPr>
          <w:lang w:val="en-US"/>
        </w:rPr>
        <w:t>QGridLayout</w:t>
      </w:r>
      <w:proofErr w:type="spellEnd"/>
      <w:r w:rsidRPr="001D18B7">
        <w:rPr>
          <w:lang w:val="en-US"/>
        </w:rPr>
        <w:t>()</w:t>
      </w:r>
      <w:r w:rsidRPr="001D18B7">
        <w:rPr>
          <w:lang w:val="en-US"/>
        </w:rPr>
        <w:br/>
      </w:r>
      <w:proofErr w:type="spellStart"/>
      <w:r w:rsidRPr="001D18B7">
        <w:rPr>
          <w:lang w:val="en-US"/>
        </w:rPr>
        <w:t>play_button</w:t>
      </w:r>
      <w:proofErr w:type="spellEnd"/>
      <w:r w:rsidRPr="001D18B7">
        <w:rPr>
          <w:lang w:val="en-US"/>
        </w:rPr>
        <w:t xml:space="preserve"> = </w:t>
      </w:r>
      <w:proofErr w:type="spellStart"/>
      <w:r w:rsidRPr="001D18B7">
        <w:rPr>
          <w:lang w:val="en-US"/>
        </w:rPr>
        <w:t>QToolButton</w:t>
      </w:r>
      <w:proofErr w:type="spellEnd"/>
      <w:r w:rsidRPr="001D18B7">
        <w:rPr>
          <w:lang w:val="en-US"/>
        </w:rPr>
        <w:t>()</w:t>
      </w:r>
      <w:r w:rsidRPr="001D18B7">
        <w:rPr>
          <w:lang w:val="en-US"/>
        </w:rPr>
        <w:br/>
      </w:r>
      <w:proofErr w:type="spellStart"/>
      <w:r w:rsidRPr="001D18B7">
        <w:rPr>
          <w:lang w:val="en-US"/>
        </w:rPr>
        <w:t>play_button.setFixedSize</w:t>
      </w:r>
      <w:proofErr w:type="spellEnd"/>
      <w:r w:rsidRPr="001D18B7">
        <w:rPr>
          <w:lang w:val="en-US"/>
        </w:rPr>
        <w:t>(267, 240)</w:t>
      </w:r>
      <w:r w:rsidRPr="001D18B7">
        <w:rPr>
          <w:lang w:val="en-US"/>
        </w:rPr>
        <w:br/>
      </w:r>
      <w:proofErr w:type="spellStart"/>
      <w:r w:rsidRPr="001D18B7">
        <w:rPr>
          <w:lang w:val="en-US"/>
        </w:rPr>
        <w:t>play_button.setStyleSheet</w:t>
      </w:r>
      <w:proofErr w:type="spellEnd"/>
      <w:r w:rsidRPr="001D18B7">
        <w:rPr>
          <w:lang w:val="en-US"/>
        </w:rPr>
        <w:t>('''</w:t>
      </w:r>
      <w:r w:rsidRPr="001D18B7">
        <w:rPr>
          <w:lang w:val="en-US"/>
        </w:rPr>
        <w:br/>
        <w:t xml:space="preserve">                            background: </w:t>
      </w:r>
      <w:proofErr w:type="spellStart"/>
      <w:r w:rsidRPr="001D18B7">
        <w:rPr>
          <w:lang w:val="en-US"/>
        </w:rPr>
        <w:t>rgba</w:t>
      </w:r>
      <w:proofErr w:type="spellEnd"/>
      <w:r w:rsidRPr="001D18B7">
        <w:rPr>
          <w:lang w:val="en-US"/>
        </w:rPr>
        <w:t>(3, 3, 3, 0.89);</w:t>
      </w:r>
      <w:r w:rsidRPr="001D18B7">
        <w:rPr>
          <w:lang w:val="en-US"/>
        </w:rPr>
        <w:br/>
        <w:t xml:space="preserve">                            border: 1px solid #060606;</w:t>
      </w:r>
      <w:r w:rsidRPr="001D18B7">
        <w:rPr>
          <w:lang w:val="en-US"/>
        </w:rPr>
        <w:br/>
        <w:t xml:space="preserve">                            </w:t>
      </w:r>
      <w:proofErr w:type="spellStart"/>
      <w:r w:rsidRPr="001D18B7">
        <w:rPr>
          <w:lang w:val="en-US"/>
        </w:rPr>
        <w:t>color:white</w:t>
      </w:r>
      <w:proofErr w:type="spellEnd"/>
      <w:r w:rsidRPr="001D18B7">
        <w:rPr>
          <w:lang w:val="en-US"/>
        </w:rPr>
        <w:t>;</w:t>
      </w:r>
      <w:r w:rsidRPr="001D18B7">
        <w:rPr>
          <w:lang w:val="en-US"/>
        </w:rPr>
        <w:br/>
        <w:t xml:space="preserve">                            font-size: 30px;</w:t>
      </w:r>
      <w:r w:rsidRPr="001D18B7">
        <w:rPr>
          <w:lang w:val="en-US"/>
        </w:rPr>
        <w:br/>
        <w:t xml:space="preserve">                            border-radius: 50px;''')</w:t>
      </w:r>
      <w:r w:rsidRPr="001D18B7">
        <w:rPr>
          <w:lang w:val="en-US"/>
        </w:rPr>
        <w:br/>
        <w:t>play_button.setIcon(QIcon('UI/MainMenu/elements/play_button.png'))</w:t>
      </w:r>
      <w:r w:rsidRPr="001D18B7">
        <w:rPr>
          <w:lang w:val="en-US"/>
        </w:rPr>
        <w:br/>
      </w:r>
      <w:proofErr w:type="spellStart"/>
      <w:r w:rsidRPr="001D18B7">
        <w:rPr>
          <w:lang w:val="en-US"/>
        </w:rPr>
        <w:t>play_button.setText</w:t>
      </w:r>
      <w:proofErr w:type="spellEnd"/>
      <w:r w:rsidRPr="001D18B7">
        <w:rPr>
          <w:lang w:val="en-US"/>
        </w:rPr>
        <w:t>('</w:t>
      </w:r>
      <w:r w:rsidRPr="001D18B7">
        <w:t>ИГРАТЬ</w:t>
      </w:r>
      <w:r w:rsidRPr="001D18B7">
        <w:rPr>
          <w:lang w:val="en-US"/>
        </w:rPr>
        <w:t>')</w:t>
      </w:r>
      <w:r w:rsidRPr="001D18B7">
        <w:rPr>
          <w:lang w:val="en-US"/>
        </w:rPr>
        <w:br/>
        <w:t>play_button.setToolButtonStyle(Qt.ToolButtonStyle.ToolButtonTextUnderIcon)</w:t>
      </w:r>
      <w:r w:rsidRPr="001D18B7">
        <w:rPr>
          <w:lang w:val="en-US"/>
        </w:rPr>
        <w:br/>
      </w:r>
      <w:proofErr w:type="spellStart"/>
      <w:r w:rsidRPr="001D18B7">
        <w:rPr>
          <w:lang w:val="en-US"/>
        </w:rPr>
        <w:t>play_button.setIconSize</w:t>
      </w:r>
      <w:proofErr w:type="spellEnd"/>
      <w:r w:rsidRPr="001D18B7">
        <w:rPr>
          <w:lang w:val="en-US"/>
        </w:rPr>
        <w:t>(</w:t>
      </w:r>
      <w:proofErr w:type="spellStart"/>
      <w:r w:rsidRPr="001D18B7">
        <w:rPr>
          <w:lang w:val="en-US"/>
        </w:rPr>
        <w:t>QSize</w:t>
      </w:r>
      <w:proofErr w:type="spellEnd"/>
      <w:r w:rsidRPr="001D18B7">
        <w:rPr>
          <w:lang w:val="en-US"/>
        </w:rPr>
        <w:t>(111, 111))</w:t>
      </w:r>
      <w:r w:rsidRPr="001D18B7">
        <w:rPr>
          <w:lang w:val="en-US"/>
        </w:rPr>
        <w:br/>
      </w:r>
      <w:proofErr w:type="spellStart"/>
      <w:r w:rsidRPr="001D18B7">
        <w:rPr>
          <w:lang w:val="en-US"/>
        </w:rPr>
        <w:t>play_button.clicked.connect</w:t>
      </w:r>
      <w:proofErr w:type="spellEnd"/>
      <w:r w:rsidRPr="001D18B7">
        <w:rPr>
          <w:lang w:val="en-US"/>
        </w:rPr>
        <w:t xml:space="preserve">(lambda : </w:t>
      </w:r>
      <w:proofErr w:type="spellStart"/>
      <w:r w:rsidRPr="001D18B7">
        <w:rPr>
          <w:lang w:val="en-US"/>
        </w:rPr>
        <w:t>send_change_signal</w:t>
      </w:r>
      <w:proofErr w:type="spellEnd"/>
      <w:r w:rsidRPr="001D18B7">
        <w:rPr>
          <w:lang w:val="en-US"/>
        </w:rPr>
        <w:t>("</w:t>
      </w:r>
      <w:proofErr w:type="spellStart"/>
      <w:r w:rsidRPr="001D18B7">
        <w:rPr>
          <w:lang w:val="en-US"/>
        </w:rPr>
        <w:t>LevelSwitcher</w:t>
      </w:r>
      <w:proofErr w:type="spellEnd"/>
      <w:r w:rsidRPr="001D18B7">
        <w:rPr>
          <w:lang w:val="en-US"/>
        </w:rPr>
        <w:t>"))</w:t>
      </w:r>
      <w:r w:rsidRPr="001D18B7">
        <w:rPr>
          <w:lang w:val="en-US"/>
        </w:rPr>
        <w:br/>
      </w:r>
      <w:r w:rsidRPr="001D18B7">
        <w:rPr>
          <w:lang w:val="en-US"/>
        </w:rPr>
        <w:br/>
      </w:r>
      <w:proofErr w:type="spellStart"/>
      <w:r w:rsidRPr="001D18B7">
        <w:rPr>
          <w:lang w:val="en-US"/>
        </w:rPr>
        <w:t>about_game_button</w:t>
      </w:r>
      <w:proofErr w:type="spellEnd"/>
      <w:r w:rsidRPr="001D18B7">
        <w:rPr>
          <w:lang w:val="en-US"/>
        </w:rPr>
        <w:t xml:space="preserve"> = </w:t>
      </w:r>
      <w:proofErr w:type="spellStart"/>
      <w:r w:rsidRPr="001D18B7">
        <w:rPr>
          <w:lang w:val="en-US"/>
        </w:rPr>
        <w:t>QToolButton</w:t>
      </w:r>
      <w:proofErr w:type="spellEnd"/>
      <w:r w:rsidRPr="001D18B7">
        <w:rPr>
          <w:lang w:val="en-US"/>
        </w:rPr>
        <w:t>()</w:t>
      </w:r>
      <w:r w:rsidRPr="001D18B7">
        <w:rPr>
          <w:lang w:val="en-US"/>
        </w:rPr>
        <w:br/>
      </w:r>
      <w:proofErr w:type="spellStart"/>
      <w:r w:rsidRPr="001D18B7">
        <w:rPr>
          <w:lang w:val="en-US"/>
        </w:rPr>
        <w:t>about_game_button.clicked.connect</w:t>
      </w:r>
      <w:proofErr w:type="spellEnd"/>
      <w:r w:rsidRPr="001D18B7">
        <w:rPr>
          <w:lang w:val="en-US"/>
        </w:rPr>
        <w:t xml:space="preserve">(lambda : </w:t>
      </w:r>
      <w:proofErr w:type="spellStart"/>
      <w:r w:rsidRPr="001D18B7">
        <w:rPr>
          <w:lang w:val="en-US"/>
        </w:rPr>
        <w:t>send_change_signal</w:t>
      </w:r>
      <w:proofErr w:type="spellEnd"/>
      <w:r w:rsidRPr="001D18B7">
        <w:rPr>
          <w:lang w:val="en-US"/>
        </w:rPr>
        <w:t>('</w:t>
      </w:r>
      <w:proofErr w:type="spellStart"/>
      <w:r w:rsidRPr="001D18B7">
        <w:rPr>
          <w:lang w:val="en-US"/>
        </w:rPr>
        <w:t>RulesWindow</w:t>
      </w:r>
      <w:proofErr w:type="spellEnd"/>
      <w:r w:rsidRPr="001D18B7">
        <w:rPr>
          <w:lang w:val="en-US"/>
        </w:rPr>
        <w:t>'))</w:t>
      </w:r>
      <w:r w:rsidRPr="001D18B7">
        <w:rPr>
          <w:lang w:val="en-US"/>
        </w:rPr>
        <w:br/>
      </w:r>
      <w:proofErr w:type="spellStart"/>
      <w:r w:rsidRPr="001D18B7">
        <w:rPr>
          <w:lang w:val="en-US"/>
        </w:rPr>
        <w:t>about_game_button.setFixedSize</w:t>
      </w:r>
      <w:proofErr w:type="spellEnd"/>
      <w:r w:rsidRPr="001D18B7">
        <w:rPr>
          <w:lang w:val="en-US"/>
        </w:rPr>
        <w:t>(193, 180)</w:t>
      </w:r>
      <w:r w:rsidRPr="001D18B7">
        <w:rPr>
          <w:lang w:val="en-US"/>
        </w:rPr>
        <w:br/>
      </w:r>
      <w:proofErr w:type="spellStart"/>
      <w:r w:rsidRPr="001D18B7">
        <w:rPr>
          <w:lang w:val="en-US"/>
        </w:rPr>
        <w:t>about_game_button.setText</w:t>
      </w:r>
      <w:proofErr w:type="spellEnd"/>
      <w:r w:rsidRPr="001D18B7">
        <w:rPr>
          <w:lang w:val="en-US"/>
        </w:rPr>
        <w:t>('</w:t>
      </w:r>
      <w:r w:rsidRPr="001D18B7">
        <w:t>ОБ</w:t>
      </w:r>
      <w:r w:rsidRPr="001D18B7">
        <w:rPr>
          <w:lang w:val="en-US"/>
        </w:rPr>
        <w:t xml:space="preserve"> </w:t>
      </w:r>
      <w:r w:rsidRPr="001D18B7">
        <w:t>ИГРЕ</w:t>
      </w:r>
      <w:r w:rsidRPr="001D18B7">
        <w:rPr>
          <w:lang w:val="en-US"/>
        </w:rPr>
        <w:t>')</w:t>
      </w:r>
      <w:r w:rsidRPr="001D18B7">
        <w:rPr>
          <w:lang w:val="en-US"/>
        </w:rPr>
        <w:br/>
        <w:t>about_game_button.setToolButtonStyle(Qt.ToolButtonStyle.ToolButtonTextUnderIcon)</w:t>
      </w:r>
      <w:r w:rsidRPr="001D18B7">
        <w:rPr>
          <w:lang w:val="en-US"/>
        </w:rPr>
        <w:br/>
        <w:t>about_game_button.setIcon(QIcon('UI/MainMenu/elements/settings_button.png'))</w:t>
      </w:r>
      <w:r w:rsidRPr="001D18B7">
        <w:rPr>
          <w:lang w:val="en-US"/>
        </w:rPr>
        <w:br/>
      </w:r>
      <w:proofErr w:type="spellStart"/>
      <w:r w:rsidRPr="001D18B7">
        <w:rPr>
          <w:lang w:val="en-US"/>
        </w:rPr>
        <w:t>about_game_button.setIconSize</w:t>
      </w:r>
      <w:proofErr w:type="spellEnd"/>
      <w:r w:rsidRPr="001D18B7">
        <w:rPr>
          <w:lang w:val="en-US"/>
        </w:rPr>
        <w:t>(</w:t>
      </w:r>
      <w:proofErr w:type="spellStart"/>
      <w:r w:rsidRPr="001D18B7">
        <w:rPr>
          <w:lang w:val="en-US"/>
        </w:rPr>
        <w:t>QSize</w:t>
      </w:r>
      <w:proofErr w:type="spellEnd"/>
      <w:r w:rsidRPr="001D18B7">
        <w:rPr>
          <w:lang w:val="en-US"/>
        </w:rPr>
        <w:t>(129, 112)) #</w:t>
      </w:r>
      <w:r w:rsidRPr="001D18B7">
        <w:t>размер</w:t>
      </w:r>
      <w:r w:rsidRPr="001D18B7">
        <w:rPr>
          <w:lang w:val="en-US"/>
        </w:rPr>
        <w:t xml:space="preserve"> </w:t>
      </w:r>
      <w:r w:rsidRPr="001D18B7">
        <w:t>шестеренки</w:t>
      </w:r>
      <w:r w:rsidRPr="001D18B7">
        <w:rPr>
          <w:lang w:val="en-US"/>
        </w:rPr>
        <w:br/>
      </w:r>
      <w:proofErr w:type="spellStart"/>
      <w:r w:rsidRPr="001D18B7">
        <w:rPr>
          <w:lang w:val="en-US"/>
        </w:rPr>
        <w:t>about_game_button.setStyleSheet</w:t>
      </w:r>
      <w:proofErr w:type="spellEnd"/>
      <w:r w:rsidRPr="001D18B7">
        <w:rPr>
          <w:lang w:val="en-US"/>
        </w:rPr>
        <w:t>('''</w:t>
      </w:r>
      <w:r w:rsidRPr="001D18B7">
        <w:rPr>
          <w:lang w:val="en-US"/>
        </w:rPr>
        <w:br/>
        <w:t xml:space="preserve">                                background: #010101;</w:t>
      </w:r>
      <w:r w:rsidRPr="001D18B7">
        <w:rPr>
          <w:lang w:val="en-US"/>
        </w:rPr>
        <w:br/>
      </w:r>
      <w:r w:rsidRPr="001D18B7">
        <w:rPr>
          <w:lang w:val="en-US"/>
        </w:rPr>
        <w:lastRenderedPageBreak/>
        <w:t xml:space="preserve">                                font-size:25px;</w:t>
      </w:r>
      <w:r w:rsidRPr="001D18B7">
        <w:rPr>
          <w:lang w:val="en-US"/>
        </w:rPr>
        <w:br/>
        <w:t xml:space="preserve">                                color: white;</w:t>
      </w:r>
      <w:r w:rsidRPr="001D18B7">
        <w:rPr>
          <w:lang w:val="en-US"/>
        </w:rPr>
        <w:br/>
        <w:t xml:space="preserve">                                border-radius: 50px;</w:t>
      </w:r>
      <w:r w:rsidRPr="001D18B7">
        <w:rPr>
          <w:lang w:val="en-US"/>
        </w:rPr>
        <w:br/>
        <w:t xml:space="preserve">                                ''')  #</w:t>
      </w:r>
      <w:r w:rsidRPr="001D18B7">
        <w:t>значения</w:t>
      </w:r>
      <w:r w:rsidRPr="001D18B7">
        <w:rPr>
          <w:lang w:val="en-US"/>
        </w:rPr>
        <w:t xml:space="preserve"> </w:t>
      </w:r>
      <w:r w:rsidRPr="001D18B7">
        <w:t>текста</w:t>
      </w:r>
      <w:r w:rsidRPr="001D18B7">
        <w:rPr>
          <w:lang w:val="en-US"/>
        </w:rPr>
        <w:t xml:space="preserve"> </w:t>
      </w:r>
      <w:r w:rsidRPr="001D18B7">
        <w:t>об</w:t>
      </w:r>
      <w:r w:rsidRPr="001D18B7">
        <w:rPr>
          <w:lang w:val="en-US"/>
        </w:rPr>
        <w:t xml:space="preserve"> </w:t>
      </w:r>
      <w:r w:rsidRPr="001D18B7">
        <w:t>игре</w:t>
      </w:r>
      <w:r w:rsidRPr="001D18B7">
        <w:rPr>
          <w:lang w:val="en-US"/>
        </w:rPr>
        <w:br/>
      </w:r>
      <w:r w:rsidRPr="001D18B7">
        <w:rPr>
          <w:lang w:val="en-US"/>
        </w:rPr>
        <w:br/>
      </w:r>
      <w:proofErr w:type="spellStart"/>
      <w:r w:rsidRPr="001D18B7">
        <w:rPr>
          <w:lang w:val="en-US"/>
        </w:rPr>
        <w:t>next_button</w:t>
      </w:r>
      <w:proofErr w:type="spellEnd"/>
      <w:r w:rsidRPr="001D18B7">
        <w:rPr>
          <w:lang w:val="en-US"/>
        </w:rPr>
        <w:t xml:space="preserve"> = </w:t>
      </w:r>
      <w:proofErr w:type="spellStart"/>
      <w:r w:rsidRPr="001D18B7">
        <w:rPr>
          <w:lang w:val="en-US"/>
        </w:rPr>
        <w:t>QToolButton</w:t>
      </w:r>
      <w:proofErr w:type="spellEnd"/>
      <w:r w:rsidRPr="001D18B7">
        <w:rPr>
          <w:lang w:val="en-US"/>
        </w:rPr>
        <w:t>()</w:t>
      </w:r>
      <w:r w:rsidRPr="001D18B7">
        <w:rPr>
          <w:lang w:val="en-US"/>
        </w:rPr>
        <w:br/>
      </w:r>
      <w:proofErr w:type="spellStart"/>
      <w:r w:rsidRPr="001D18B7">
        <w:rPr>
          <w:lang w:val="en-US"/>
        </w:rPr>
        <w:t>next_button.clicked.connect</w:t>
      </w:r>
      <w:proofErr w:type="spellEnd"/>
      <w:r w:rsidRPr="001D18B7">
        <w:rPr>
          <w:lang w:val="en-US"/>
        </w:rPr>
        <w:t>(exit)</w:t>
      </w:r>
      <w:r w:rsidRPr="001D18B7">
        <w:rPr>
          <w:lang w:val="en-US"/>
        </w:rPr>
        <w:br/>
      </w:r>
      <w:proofErr w:type="spellStart"/>
      <w:r w:rsidRPr="001D18B7">
        <w:rPr>
          <w:lang w:val="en-US"/>
        </w:rPr>
        <w:t>next_button.setIcon</w:t>
      </w:r>
      <w:proofErr w:type="spellEnd"/>
      <w:r w:rsidRPr="001D18B7">
        <w:rPr>
          <w:lang w:val="en-US"/>
        </w:rPr>
        <w:t>(</w:t>
      </w:r>
      <w:proofErr w:type="spellStart"/>
      <w:r w:rsidRPr="001D18B7">
        <w:rPr>
          <w:lang w:val="en-US"/>
        </w:rPr>
        <w:t>QIcon</w:t>
      </w:r>
      <w:proofErr w:type="spellEnd"/>
      <w:r w:rsidRPr="001D18B7">
        <w:rPr>
          <w:lang w:val="en-US"/>
        </w:rPr>
        <w:t>('UI/</w:t>
      </w:r>
      <w:proofErr w:type="spellStart"/>
      <w:r w:rsidRPr="001D18B7">
        <w:rPr>
          <w:lang w:val="en-US"/>
        </w:rPr>
        <w:t>MainMenu</w:t>
      </w:r>
      <w:proofErr w:type="spellEnd"/>
      <w:r w:rsidRPr="001D18B7">
        <w:rPr>
          <w:lang w:val="en-US"/>
        </w:rPr>
        <w:t>/elements/exit.png'))</w:t>
      </w:r>
      <w:r w:rsidRPr="001D18B7">
        <w:rPr>
          <w:lang w:val="en-US"/>
        </w:rPr>
        <w:br/>
      </w:r>
      <w:proofErr w:type="spellStart"/>
      <w:r w:rsidRPr="001D18B7">
        <w:rPr>
          <w:lang w:val="en-US"/>
        </w:rPr>
        <w:t>next_button.setIconSize</w:t>
      </w:r>
      <w:proofErr w:type="spellEnd"/>
      <w:r w:rsidRPr="001D18B7">
        <w:rPr>
          <w:lang w:val="en-US"/>
        </w:rPr>
        <w:t>(</w:t>
      </w:r>
      <w:proofErr w:type="spellStart"/>
      <w:r w:rsidRPr="001D18B7">
        <w:rPr>
          <w:lang w:val="en-US"/>
        </w:rPr>
        <w:t>QSize</w:t>
      </w:r>
      <w:proofErr w:type="spellEnd"/>
      <w:r w:rsidRPr="001D18B7">
        <w:rPr>
          <w:lang w:val="en-US"/>
        </w:rPr>
        <w:t>(95, 95))</w:t>
      </w:r>
      <w:r w:rsidRPr="001D18B7">
        <w:rPr>
          <w:lang w:val="en-US"/>
        </w:rPr>
        <w:br/>
      </w:r>
      <w:proofErr w:type="spellStart"/>
      <w:r w:rsidRPr="001D18B7">
        <w:rPr>
          <w:lang w:val="en-US"/>
        </w:rPr>
        <w:t>next_button.setFixedSize</w:t>
      </w:r>
      <w:proofErr w:type="spellEnd"/>
      <w:r w:rsidRPr="001D18B7">
        <w:rPr>
          <w:lang w:val="en-US"/>
        </w:rPr>
        <w:t>(95, 95)</w:t>
      </w:r>
      <w:r w:rsidRPr="001D18B7">
        <w:rPr>
          <w:lang w:val="en-US"/>
        </w:rPr>
        <w:br/>
      </w:r>
      <w:proofErr w:type="spellStart"/>
      <w:r w:rsidRPr="001D18B7">
        <w:rPr>
          <w:lang w:val="en-US"/>
        </w:rPr>
        <w:t>next_button.setStyleSheet</w:t>
      </w:r>
      <w:proofErr w:type="spellEnd"/>
      <w:r w:rsidRPr="001D18B7">
        <w:rPr>
          <w:lang w:val="en-US"/>
        </w:rPr>
        <w:t>('''</w:t>
      </w:r>
      <w:proofErr w:type="spellStart"/>
      <w:r w:rsidRPr="001D18B7">
        <w:rPr>
          <w:lang w:val="en-US"/>
        </w:rPr>
        <w:t>color:white</w:t>
      </w:r>
      <w:proofErr w:type="spellEnd"/>
      <w:r w:rsidRPr="001D18B7">
        <w:rPr>
          <w:lang w:val="en-US"/>
        </w:rPr>
        <w:t>;</w:t>
      </w:r>
      <w:r w:rsidRPr="001D18B7">
        <w:rPr>
          <w:lang w:val="en-US"/>
        </w:rPr>
        <w:br/>
        <w:t xml:space="preserve">                            border-radius:47%;</w:t>
      </w:r>
      <w:r w:rsidRPr="001D18B7">
        <w:rPr>
          <w:lang w:val="en-US"/>
        </w:rPr>
        <w:br/>
        <w:t xml:space="preserve">                            background:#000000;</w:t>
      </w:r>
      <w:r w:rsidRPr="001D18B7">
        <w:rPr>
          <w:lang w:val="en-US"/>
        </w:rPr>
        <w:br/>
        <w:t xml:space="preserve">                            font-size:96px;''')</w:t>
      </w:r>
      <w:r w:rsidRPr="001D18B7">
        <w:rPr>
          <w:lang w:val="en-US"/>
        </w:rPr>
        <w:br/>
      </w:r>
      <w:proofErr w:type="spellStart"/>
      <w:r w:rsidRPr="001D18B7">
        <w:rPr>
          <w:lang w:val="en-US"/>
        </w:rPr>
        <w:t>main_layout.addWidget</w:t>
      </w:r>
      <w:proofErr w:type="spellEnd"/>
      <w:r w:rsidRPr="001D18B7">
        <w:rPr>
          <w:lang w:val="en-US"/>
        </w:rPr>
        <w:t>(</w:t>
      </w:r>
      <w:proofErr w:type="spellStart"/>
      <w:r w:rsidRPr="001D18B7">
        <w:rPr>
          <w:lang w:val="en-US"/>
        </w:rPr>
        <w:t>play_button</w:t>
      </w:r>
      <w:proofErr w:type="spellEnd"/>
      <w:r w:rsidRPr="001D18B7">
        <w:rPr>
          <w:lang w:val="en-US"/>
        </w:rPr>
        <w:t>, 1, 1)</w:t>
      </w:r>
      <w:r w:rsidRPr="001D18B7">
        <w:rPr>
          <w:lang w:val="en-US"/>
        </w:rPr>
        <w:br/>
      </w:r>
      <w:proofErr w:type="spellStart"/>
      <w:r w:rsidRPr="001D18B7">
        <w:rPr>
          <w:lang w:val="en-US"/>
        </w:rPr>
        <w:t>main_layout.addWidget</w:t>
      </w:r>
      <w:proofErr w:type="spellEnd"/>
      <w:r w:rsidRPr="001D18B7">
        <w:rPr>
          <w:lang w:val="en-US"/>
        </w:rPr>
        <w:t>(</w:t>
      </w:r>
      <w:proofErr w:type="spellStart"/>
      <w:r w:rsidRPr="001D18B7">
        <w:rPr>
          <w:lang w:val="en-US"/>
        </w:rPr>
        <w:t>about_game_button</w:t>
      </w:r>
      <w:proofErr w:type="spellEnd"/>
      <w:r w:rsidRPr="001D18B7">
        <w:rPr>
          <w:lang w:val="en-US"/>
        </w:rPr>
        <w:t>, 2, 2)</w:t>
      </w:r>
      <w:r w:rsidRPr="001D18B7">
        <w:rPr>
          <w:lang w:val="en-US"/>
        </w:rPr>
        <w:br/>
      </w:r>
      <w:proofErr w:type="spellStart"/>
      <w:r w:rsidRPr="001D18B7">
        <w:rPr>
          <w:lang w:val="en-US"/>
        </w:rPr>
        <w:t>main_layout.addWidget</w:t>
      </w:r>
      <w:proofErr w:type="spellEnd"/>
      <w:r w:rsidRPr="001D18B7">
        <w:rPr>
          <w:lang w:val="en-US"/>
        </w:rPr>
        <w:t>(</w:t>
      </w:r>
      <w:proofErr w:type="spellStart"/>
      <w:r w:rsidRPr="001D18B7">
        <w:rPr>
          <w:lang w:val="en-US"/>
        </w:rPr>
        <w:t>next_button</w:t>
      </w:r>
      <w:proofErr w:type="spellEnd"/>
      <w:r w:rsidRPr="001D18B7">
        <w:rPr>
          <w:lang w:val="en-US"/>
        </w:rPr>
        <w:t>, 3, 3)</w:t>
      </w:r>
      <w:r w:rsidRPr="001D18B7">
        <w:rPr>
          <w:lang w:val="en-US"/>
        </w:rPr>
        <w:br/>
      </w:r>
      <w:r w:rsidRPr="001D18B7">
        <w:rPr>
          <w:lang w:val="en-US"/>
        </w:rPr>
        <w:br/>
        <w:t xml:space="preserve">def </w:t>
      </w:r>
      <w:proofErr w:type="spellStart"/>
      <w:r w:rsidRPr="001D18B7">
        <w:rPr>
          <w:lang w:val="en-US"/>
        </w:rPr>
        <w:t>send_change_signal</w:t>
      </w:r>
      <w:proofErr w:type="spellEnd"/>
      <w:r w:rsidRPr="001D18B7">
        <w:rPr>
          <w:lang w:val="en-US"/>
        </w:rPr>
        <w:t>(widget):</w:t>
      </w:r>
      <w:r w:rsidRPr="001D18B7">
        <w:rPr>
          <w:lang w:val="en-US"/>
        </w:rPr>
        <w:br/>
        <w:t xml:space="preserve">    </w:t>
      </w:r>
      <w:proofErr w:type="spellStart"/>
      <w:r w:rsidRPr="001D18B7">
        <w:rPr>
          <w:lang w:val="en-US"/>
        </w:rPr>
        <w:t>core.GLOBAL.CURRENT_WINDOW.setText</w:t>
      </w:r>
      <w:proofErr w:type="spellEnd"/>
      <w:r w:rsidRPr="001D18B7">
        <w:rPr>
          <w:lang w:val="en-US"/>
        </w:rPr>
        <w:t>(widget)</w:t>
      </w:r>
    </w:p>
    <w:p w14:paraId="6F88618C" w14:textId="77777777" w:rsidR="00E96697" w:rsidRDefault="00E96697" w:rsidP="00E96697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Main_menu.py</w:t>
      </w:r>
    </w:p>
    <w:p w14:paraId="5E13361D" w14:textId="77777777" w:rsidR="00E96697" w:rsidRPr="006B623E" w:rsidRDefault="00E96697" w:rsidP="00E96697">
      <w:pPr>
        <w:rPr>
          <w:lang w:val="en-US"/>
        </w:rPr>
      </w:pPr>
      <w:r w:rsidRPr="001D18B7">
        <w:rPr>
          <w:lang w:val="en-US"/>
        </w:rPr>
        <w:t xml:space="preserve">from PyQt5.QtWidgets import </w:t>
      </w:r>
      <w:proofErr w:type="spellStart"/>
      <w:r w:rsidRPr="001D18B7">
        <w:rPr>
          <w:lang w:val="en-US"/>
        </w:rPr>
        <w:t>QMainWindow</w:t>
      </w:r>
      <w:proofErr w:type="spellEnd"/>
      <w:r w:rsidRPr="001D18B7">
        <w:rPr>
          <w:lang w:val="en-US"/>
        </w:rPr>
        <w:t xml:space="preserve">, </w:t>
      </w:r>
      <w:proofErr w:type="spellStart"/>
      <w:r w:rsidRPr="001D18B7">
        <w:rPr>
          <w:lang w:val="en-US"/>
        </w:rPr>
        <w:t>QVBoxLayout</w:t>
      </w:r>
      <w:proofErr w:type="spellEnd"/>
      <w:r w:rsidRPr="001D18B7">
        <w:rPr>
          <w:lang w:val="en-US"/>
        </w:rPr>
        <w:t xml:space="preserve">, </w:t>
      </w:r>
      <w:proofErr w:type="spellStart"/>
      <w:r w:rsidRPr="001D18B7">
        <w:rPr>
          <w:lang w:val="en-US"/>
        </w:rPr>
        <w:t>QWidget</w:t>
      </w:r>
      <w:proofErr w:type="spellEnd"/>
      <w:r w:rsidRPr="001D18B7">
        <w:rPr>
          <w:lang w:val="en-US"/>
        </w:rPr>
        <w:t xml:space="preserve">, </w:t>
      </w:r>
      <w:proofErr w:type="spellStart"/>
      <w:r w:rsidRPr="001D18B7">
        <w:rPr>
          <w:lang w:val="en-US"/>
        </w:rPr>
        <w:t>QLabel</w:t>
      </w:r>
      <w:proofErr w:type="spellEnd"/>
      <w:r w:rsidRPr="001D18B7">
        <w:rPr>
          <w:lang w:val="en-US"/>
        </w:rPr>
        <w:br/>
        <w:t>from PyQt5.QtCore import Qt</w:t>
      </w:r>
      <w:r w:rsidRPr="001D18B7">
        <w:rPr>
          <w:lang w:val="en-US"/>
        </w:rPr>
        <w:br/>
        <w:t xml:space="preserve">from </w:t>
      </w:r>
      <w:proofErr w:type="spellStart"/>
      <w:r w:rsidRPr="001D18B7">
        <w:rPr>
          <w:lang w:val="en-US"/>
        </w:rPr>
        <w:t>UI.MainMenu.elements</w:t>
      </w:r>
      <w:proofErr w:type="spellEnd"/>
      <w:r w:rsidRPr="001D18B7">
        <w:rPr>
          <w:lang w:val="en-US"/>
        </w:rPr>
        <w:t xml:space="preserve"> import </w:t>
      </w:r>
      <w:proofErr w:type="spellStart"/>
      <w:r w:rsidRPr="001D18B7">
        <w:rPr>
          <w:lang w:val="en-US"/>
        </w:rPr>
        <w:t>buttons_layout</w:t>
      </w:r>
      <w:proofErr w:type="spellEnd"/>
      <w:r w:rsidRPr="001D18B7">
        <w:rPr>
          <w:lang w:val="en-US"/>
        </w:rPr>
        <w:br/>
        <w:t xml:space="preserve">from PyQt5.QtGui import </w:t>
      </w:r>
      <w:proofErr w:type="spellStart"/>
      <w:r w:rsidRPr="001D18B7">
        <w:rPr>
          <w:lang w:val="en-US"/>
        </w:rPr>
        <w:t>QPixmap</w:t>
      </w:r>
      <w:proofErr w:type="spellEnd"/>
      <w:r w:rsidRPr="001D18B7">
        <w:rPr>
          <w:lang w:val="en-US"/>
        </w:rPr>
        <w:br/>
      </w:r>
      <w:r w:rsidRPr="001D18B7">
        <w:rPr>
          <w:lang w:val="en-US"/>
        </w:rPr>
        <w:br/>
        <w:t xml:space="preserve"># </w:t>
      </w:r>
      <w:r w:rsidRPr="001D18B7">
        <w:t>Класс</w:t>
      </w:r>
      <w:r w:rsidRPr="001D18B7">
        <w:rPr>
          <w:lang w:val="en-US"/>
        </w:rPr>
        <w:t xml:space="preserve"> </w:t>
      </w:r>
      <w:r w:rsidRPr="001D18B7">
        <w:t>главного</w:t>
      </w:r>
      <w:r w:rsidRPr="001D18B7">
        <w:rPr>
          <w:lang w:val="en-US"/>
        </w:rPr>
        <w:t xml:space="preserve"> </w:t>
      </w:r>
      <w:r w:rsidRPr="001D18B7">
        <w:t>меню</w:t>
      </w:r>
      <w:r w:rsidRPr="001D18B7">
        <w:rPr>
          <w:lang w:val="en-US"/>
        </w:rPr>
        <w:br/>
        <w:t xml:space="preserve">class </w:t>
      </w:r>
      <w:proofErr w:type="spellStart"/>
      <w:r w:rsidRPr="001D18B7">
        <w:rPr>
          <w:lang w:val="en-US"/>
        </w:rPr>
        <w:t>MainMenu</w:t>
      </w:r>
      <w:proofErr w:type="spellEnd"/>
      <w:r w:rsidRPr="001D18B7">
        <w:rPr>
          <w:lang w:val="en-US"/>
        </w:rPr>
        <w:t>:</w:t>
      </w:r>
      <w:r w:rsidRPr="001D18B7">
        <w:rPr>
          <w:lang w:val="en-US"/>
        </w:rPr>
        <w:br/>
        <w:t xml:space="preserve">    def __</w:t>
      </w:r>
      <w:proofErr w:type="spellStart"/>
      <w:r w:rsidRPr="001D18B7">
        <w:rPr>
          <w:lang w:val="en-US"/>
        </w:rPr>
        <w:t>init</w:t>
      </w:r>
      <w:proofErr w:type="spellEnd"/>
      <w:r w:rsidRPr="001D18B7">
        <w:rPr>
          <w:lang w:val="en-US"/>
        </w:rPr>
        <w:t>__(self):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self.main_window</w:t>
      </w:r>
      <w:proofErr w:type="spellEnd"/>
      <w:r w:rsidRPr="001D18B7">
        <w:rPr>
          <w:lang w:val="en-US"/>
        </w:rPr>
        <w:t xml:space="preserve"> = </w:t>
      </w:r>
      <w:proofErr w:type="spellStart"/>
      <w:r w:rsidRPr="001D18B7">
        <w:rPr>
          <w:lang w:val="en-US"/>
        </w:rPr>
        <w:t>QMainWindow</w:t>
      </w:r>
      <w:proofErr w:type="spellEnd"/>
      <w:r w:rsidRPr="001D18B7">
        <w:rPr>
          <w:lang w:val="en-US"/>
        </w:rPr>
        <w:t>()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self.main_window.setWindowTitle</w:t>
      </w:r>
      <w:proofErr w:type="spellEnd"/>
      <w:r w:rsidRPr="001D18B7">
        <w:rPr>
          <w:lang w:val="en-US"/>
        </w:rPr>
        <w:t>('</w:t>
      </w:r>
      <w:r w:rsidRPr="001D18B7">
        <w:t>Обведи</w:t>
      </w:r>
      <w:r w:rsidRPr="001D18B7">
        <w:rPr>
          <w:lang w:val="en-US"/>
        </w:rPr>
        <w:t xml:space="preserve"> </w:t>
      </w:r>
      <w:r w:rsidRPr="001D18B7">
        <w:t>не</w:t>
      </w:r>
      <w:r w:rsidRPr="001D18B7">
        <w:rPr>
          <w:lang w:val="en-US"/>
        </w:rPr>
        <w:t xml:space="preserve"> </w:t>
      </w:r>
      <w:r w:rsidRPr="001D18B7">
        <w:t>отрывая</w:t>
      </w:r>
      <w:r w:rsidRPr="001D18B7">
        <w:rPr>
          <w:lang w:val="en-US"/>
        </w:rPr>
        <w:t xml:space="preserve"> </w:t>
      </w:r>
      <w:r w:rsidRPr="001D18B7">
        <w:t>перо</w:t>
      </w:r>
      <w:r w:rsidRPr="001D18B7">
        <w:rPr>
          <w:lang w:val="en-US"/>
        </w:rPr>
        <w:t>')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self.central_widget</w:t>
      </w:r>
      <w:proofErr w:type="spellEnd"/>
      <w:r w:rsidRPr="001D18B7">
        <w:rPr>
          <w:lang w:val="en-US"/>
        </w:rPr>
        <w:t xml:space="preserve"> = </w:t>
      </w:r>
      <w:proofErr w:type="spellStart"/>
      <w:r w:rsidRPr="001D18B7">
        <w:rPr>
          <w:lang w:val="en-US"/>
        </w:rPr>
        <w:t>QWidget</w:t>
      </w:r>
      <w:proofErr w:type="spellEnd"/>
      <w:r w:rsidRPr="001D18B7">
        <w:rPr>
          <w:lang w:val="en-US"/>
        </w:rPr>
        <w:t>()</w:t>
      </w:r>
      <w:r w:rsidRPr="001D18B7">
        <w:rPr>
          <w:lang w:val="en-US"/>
        </w:rPr>
        <w:br/>
      </w:r>
      <w:r w:rsidRPr="001D18B7">
        <w:rPr>
          <w:lang w:val="en-US"/>
        </w:rPr>
        <w:br/>
        <w:t xml:space="preserve">        # </w:t>
      </w:r>
      <w:r w:rsidRPr="001D18B7">
        <w:t>Объявление</w:t>
      </w:r>
      <w:r w:rsidRPr="001D18B7">
        <w:rPr>
          <w:lang w:val="en-US"/>
        </w:rPr>
        <w:t xml:space="preserve"> </w:t>
      </w:r>
      <w:proofErr w:type="spellStart"/>
      <w:r w:rsidRPr="001D18B7">
        <w:t>подвиджета</w:t>
      </w:r>
      <w:proofErr w:type="spellEnd"/>
      <w:r w:rsidRPr="001D18B7">
        <w:rPr>
          <w:lang w:val="en-US"/>
        </w:rPr>
        <w:t xml:space="preserve"> </w:t>
      </w:r>
      <w:r w:rsidRPr="001D18B7">
        <w:t>для</w:t>
      </w:r>
      <w:r w:rsidRPr="001D18B7">
        <w:rPr>
          <w:lang w:val="en-US"/>
        </w:rPr>
        <w:t xml:space="preserve"> </w:t>
      </w:r>
      <w:r w:rsidRPr="001D18B7">
        <w:t>правильной</w:t>
      </w:r>
      <w:r w:rsidRPr="001D18B7">
        <w:rPr>
          <w:lang w:val="en-US"/>
        </w:rPr>
        <w:t xml:space="preserve"> </w:t>
      </w:r>
      <w:r w:rsidRPr="001D18B7">
        <w:t>отрисовки</w:t>
      </w:r>
      <w:r w:rsidRPr="001D18B7">
        <w:rPr>
          <w:lang w:val="en-US"/>
        </w:rPr>
        <w:t xml:space="preserve"> </w:t>
      </w:r>
      <w:r w:rsidRPr="001D18B7">
        <w:t>кнопок</w:t>
      </w:r>
      <w:r w:rsidRPr="001D18B7">
        <w:rPr>
          <w:lang w:val="en-US"/>
        </w:rPr>
        <w:t xml:space="preserve"> </w:t>
      </w:r>
      <w:r w:rsidRPr="001D18B7">
        <w:t>над</w:t>
      </w:r>
      <w:r w:rsidRPr="001D18B7">
        <w:rPr>
          <w:lang w:val="en-US"/>
        </w:rPr>
        <w:t xml:space="preserve"> </w:t>
      </w:r>
      <w:r w:rsidRPr="001D18B7">
        <w:t>фоном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self.sub_widget</w:t>
      </w:r>
      <w:proofErr w:type="spellEnd"/>
      <w:r w:rsidRPr="001D18B7">
        <w:rPr>
          <w:lang w:val="en-US"/>
        </w:rPr>
        <w:t xml:space="preserve"> = </w:t>
      </w:r>
      <w:proofErr w:type="spellStart"/>
      <w:r w:rsidRPr="001D18B7">
        <w:rPr>
          <w:lang w:val="en-US"/>
        </w:rPr>
        <w:t>QWidget</w:t>
      </w:r>
      <w:proofErr w:type="spellEnd"/>
      <w:r w:rsidRPr="001D18B7">
        <w:rPr>
          <w:lang w:val="en-US"/>
        </w:rPr>
        <w:t>(parent=</w:t>
      </w:r>
      <w:proofErr w:type="spellStart"/>
      <w:r w:rsidRPr="001D18B7">
        <w:rPr>
          <w:lang w:val="en-US"/>
        </w:rPr>
        <w:t>self.central_widget</w:t>
      </w:r>
      <w:proofErr w:type="spellEnd"/>
      <w:r w:rsidRPr="001D18B7">
        <w:rPr>
          <w:lang w:val="en-US"/>
        </w:rPr>
        <w:t>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self.sub_layout</w:t>
      </w:r>
      <w:proofErr w:type="spellEnd"/>
      <w:r w:rsidRPr="001D18B7">
        <w:rPr>
          <w:lang w:val="en-US"/>
        </w:rPr>
        <w:t xml:space="preserve"> = </w:t>
      </w:r>
      <w:proofErr w:type="spellStart"/>
      <w:r w:rsidRPr="001D18B7">
        <w:rPr>
          <w:lang w:val="en-US"/>
        </w:rPr>
        <w:t>QVBoxLayout</w:t>
      </w:r>
      <w:proofErr w:type="spellEnd"/>
      <w:r w:rsidRPr="001D18B7">
        <w:rPr>
          <w:lang w:val="en-US"/>
        </w:rPr>
        <w:t>()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self.main_layout</w:t>
      </w:r>
      <w:proofErr w:type="spellEnd"/>
      <w:r w:rsidRPr="001D18B7">
        <w:rPr>
          <w:lang w:val="en-US"/>
        </w:rPr>
        <w:t xml:space="preserve"> = </w:t>
      </w:r>
      <w:proofErr w:type="spellStart"/>
      <w:r w:rsidRPr="001D18B7">
        <w:rPr>
          <w:lang w:val="en-US"/>
        </w:rPr>
        <w:t>QVBoxLayout</w:t>
      </w:r>
      <w:proofErr w:type="spellEnd"/>
      <w:r w:rsidRPr="001D18B7">
        <w:rPr>
          <w:lang w:val="en-US"/>
        </w:rPr>
        <w:t>()</w:t>
      </w:r>
      <w:r w:rsidRPr="001D18B7">
        <w:rPr>
          <w:lang w:val="en-US"/>
        </w:rPr>
        <w:br/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self.sub_layout.addLayout</w:t>
      </w:r>
      <w:proofErr w:type="spellEnd"/>
      <w:r w:rsidRPr="001D18B7">
        <w:rPr>
          <w:lang w:val="en-US"/>
        </w:rPr>
        <w:t>(</w:t>
      </w:r>
      <w:proofErr w:type="spellStart"/>
      <w:r w:rsidRPr="001D18B7">
        <w:rPr>
          <w:lang w:val="en-US"/>
        </w:rPr>
        <w:t>self.main_layout</w:t>
      </w:r>
      <w:proofErr w:type="spellEnd"/>
      <w:r w:rsidRPr="001D18B7">
        <w:rPr>
          <w:lang w:val="en-US"/>
        </w:rPr>
        <w:t>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self.feather_logo</w:t>
      </w:r>
      <w:proofErr w:type="spellEnd"/>
      <w:r w:rsidRPr="001D18B7">
        <w:rPr>
          <w:lang w:val="en-US"/>
        </w:rPr>
        <w:t xml:space="preserve"> = </w:t>
      </w:r>
      <w:proofErr w:type="spellStart"/>
      <w:r w:rsidRPr="001D18B7">
        <w:rPr>
          <w:lang w:val="en-US"/>
        </w:rPr>
        <w:t>QLabel</w:t>
      </w:r>
      <w:proofErr w:type="spellEnd"/>
      <w:r w:rsidRPr="001D18B7">
        <w:rPr>
          <w:lang w:val="en-US"/>
        </w:rPr>
        <w:t>(parent=</w:t>
      </w:r>
      <w:proofErr w:type="spellStart"/>
      <w:r w:rsidRPr="001D18B7">
        <w:rPr>
          <w:lang w:val="en-US"/>
        </w:rPr>
        <w:t>self.central_widget</w:t>
      </w:r>
      <w:proofErr w:type="spellEnd"/>
      <w:r w:rsidRPr="001D18B7">
        <w:rPr>
          <w:lang w:val="en-US"/>
        </w:rPr>
        <w:t>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self.app_name</w:t>
      </w:r>
      <w:proofErr w:type="spellEnd"/>
      <w:r w:rsidRPr="001D18B7">
        <w:rPr>
          <w:lang w:val="en-US"/>
        </w:rPr>
        <w:t xml:space="preserve"> = </w:t>
      </w:r>
      <w:proofErr w:type="spellStart"/>
      <w:r w:rsidRPr="001D18B7">
        <w:rPr>
          <w:lang w:val="en-US"/>
        </w:rPr>
        <w:t>QLabel</w:t>
      </w:r>
      <w:proofErr w:type="spellEnd"/>
      <w:r w:rsidRPr="001D18B7">
        <w:rPr>
          <w:lang w:val="en-US"/>
        </w:rPr>
        <w:t>(parent=</w:t>
      </w:r>
      <w:proofErr w:type="spellStart"/>
      <w:r w:rsidRPr="001D18B7">
        <w:rPr>
          <w:lang w:val="en-US"/>
        </w:rPr>
        <w:t>self.central_widget</w:t>
      </w:r>
      <w:proofErr w:type="spellEnd"/>
      <w:r w:rsidRPr="001D18B7">
        <w:rPr>
          <w:lang w:val="en-US"/>
        </w:rPr>
        <w:t>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self.main_layout.addLayout</w:t>
      </w:r>
      <w:proofErr w:type="spellEnd"/>
      <w:r w:rsidRPr="001D18B7">
        <w:rPr>
          <w:lang w:val="en-US"/>
        </w:rPr>
        <w:t>(</w:t>
      </w:r>
      <w:proofErr w:type="spellStart"/>
      <w:r w:rsidRPr="001D18B7">
        <w:rPr>
          <w:lang w:val="en-US"/>
        </w:rPr>
        <w:t>buttons_layout.main_layout</w:t>
      </w:r>
      <w:proofErr w:type="spellEnd"/>
      <w:r w:rsidRPr="001D18B7">
        <w:rPr>
          <w:lang w:val="en-US"/>
        </w:rPr>
        <w:t>)</w:t>
      </w:r>
      <w:r w:rsidRPr="001D18B7">
        <w:rPr>
          <w:lang w:val="en-US"/>
        </w:rPr>
        <w:br/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self.sub_widget.setLayout</w:t>
      </w:r>
      <w:proofErr w:type="spellEnd"/>
      <w:r w:rsidRPr="001D18B7">
        <w:rPr>
          <w:lang w:val="en-US"/>
        </w:rPr>
        <w:t>(</w:t>
      </w:r>
      <w:proofErr w:type="spellStart"/>
      <w:r w:rsidRPr="001D18B7">
        <w:rPr>
          <w:lang w:val="en-US"/>
        </w:rPr>
        <w:t>self.sub_layout</w:t>
      </w:r>
      <w:proofErr w:type="spellEnd"/>
      <w:r w:rsidRPr="001D18B7">
        <w:rPr>
          <w:lang w:val="en-US"/>
        </w:rPr>
        <w:t>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self.sub_widget.setFixedSize</w:t>
      </w:r>
      <w:proofErr w:type="spellEnd"/>
      <w:r w:rsidRPr="001D18B7">
        <w:rPr>
          <w:lang w:val="en-US"/>
        </w:rPr>
        <w:t>(957, 593)</w:t>
      </w:r>
      <w:r w:rsidRPr="001D18B7">
        <w:rPr>
          <w:lang w:val="en-US"/>
        </w:rPr>
        <w:br/>
      </w:r>
      <w:r w:rsidRPr="001D18B7">
        <w:rPr>
          <w:lang w:val="en-US"/>
        </w:rPr>
        <w:lastRenderedPageBreak/>
        <w:t xml:space="preserve">        </w:t>
      </w:r>
      <w:proofErr w:type="spellStart"/>
      <w:r w:rsidRPr="001D18B7">
        <w:rPr>
          <w:lang w:val="en-US"/>
        </w:rPr>
        <w:t>self.sub_widget.setStyleSheet</w:t>
      </w:r>
      <w:proofErr w:type="spellEnd"/>
      <w:r w:rsidRPr="001D18B7">
        <w:rPr>
          <w:lang w:val="en-US"/>
        </w:rPr>
        <w:t>('''</w:t>
      </w:r>
      <w:r w:rsidRPr="001D18B7">
        <w:rPr>
          <w:lang w:val="en-US"/>
        </w:rPr>
        <w:br/>
        <w:t xml:space="preserve">                                            background: </w:t>
      </w:r>
      <w:proofErr w:type="spellStart"/>
      <w:r w:rsidRPr="001D18B7">
        <w:rPr>
          <w:lang w:val="en-US"/>
        </w:rPr>
        <w:t>rgba</w:t>
      </w:r>
      <w:proofErr w:type="spellEnd"/>
      <w:r w:rsidRPr="001D18B7">
        <w:rPr>
          <w:lang w:val="en-US"/>
        </w:rPr>
        <w:t>(46, 38, 38, 0.03);</w:t>
      </w:r>
      <w:r w:rsidRPr="001D18B7">
        <w:rPr>
          <w:lang w:val="en-US"/>
        </w:rPr>
        <w:br/>
        <w:t xml:space="preserve">                                                border-radius: 68px;</w:t>
      </w:r>
      <w:r w:rsidRPr="001D18B7">
        <w:rPr>
          <w:lang w:val="en-US"/>
        </w:rPr>
        <w:br/>
        <w:t xml:space="preserve">                                                ''')</w:t>
      </w:r>
      <w:r w:rsidRPr="001D18B7">
        <w:rPr>
          <w:lang w:val="en-US"/>
        </w:rPr>
        <w:br/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self.sub_widget.move</w:t>
      </w:r>
      <w:proofErr w:type="spellEnd"/>
      <w:r w:rsidRPr="001D18B7">
        <w:rPr>
          <w:lang w:val="en-US"/>
        </w:rPr>
        <w:t>(426, 263)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self.construct_logo_and_app_name</w:t>
      </w:r>
      <w:proofErr w:type="spellEnd"/>
      <w:r w:rsidRPr="001D18B7">
        <w:rPr>
          <w:lang w:val="en-US"/>
        </w:rPr>
        <w:t>()</w:t>
      </w:r>
      <w:r w:rsidRPr="001D18B7">
        <w:rPr>
          <w:lang w:val="en-US"/>
        </w:rPr>
        <w:br/>
        <w:t xml:space="preserve">        </w:t>
      </w:r>
      <w:proofErr w:type="spellStart"/>
      <w:r w:rsidRPr="001D18B7">
        <w:rPr>
          <w:lang w:val="en-US"/>
        </w:rPr>
        <w:t>self.main_window.setCentralWidget</w:t>
      </w:r>
      <w:proofErr w:type="spellEnd"/>
      <w:r w:rsidRPr="001D18B7">
        <w:rPr>
          <w:lang w:val="en-US"/>
        </w:rPr>
        <w:t>(</w:t>
      </w:r>
      <w:proofErr w:type="spellStart"/>
      <w:r w:rsidRPr="001D18B7">
        <w:rPr>
          <w:lang w:val="en-US"/>
        </w:rPr>
        <w:t>self.central_widget</w:t>
      </w:r>
      <w:proofErr w:type="spellEnd"/>
      <w:r w:rsidRPr="001D18B7">
        <w:rPr>
          <w:lang w:val="en-US"/>
        </w:rPr>
        <w:t>)</w:t>
      </w:r>
      <w:r w:rsidRPr="001D18B7">
        <w:rPr>
          <w:lang w:val="en-US"/>
        </w:rPr>
        <w:br/>
      </w:r>
      <w:r w:rsidRPr="001D18B7">
        <w:rPr>
          <w:lang w:val="en-US"/>
        </w:rPr>
        <w:br/>
        <w:t xml:space="preserve">    # </w:t>
      </w:r>
      <w:r w:rsidRPr="001D18B7">
        <w:t>Создание</w:t>
      </w:r>
      <w:r w:rsidRPr="001D18B7">
        <w:rPr>
          <w:lang w:val="en-US"/>
        </w:rPr>
        <w:t xml:space="preserve"> </w:t>
      </w:r>
      <w:r w:rsidRPr="001D18B7">
        <w:t>лого</w:t>
      </w:r>
      <w:r w:rsidRPr="001D18B7">
        <w:rPr>
          <w:lang w:val="en-US"/>
        </w:rPr>
        <w:t xml:space="preserve"> </w:t>
      </w:r>
      <w:r w:rsidRPr="001D18B7">
        <w:t>в</w:t>
      </w:r>
      <w:r w:rsidRPr="001D18B7">
        <w:rPr>
          <w:lang w:val="en-US"/>
        </w:rPr>
        <w:t xml:space="preserve"> </w:t>
      </w:r>
      <w:r w:rsidRPr="001D18B7">
        <w:t>главном</w:t>
      </w:r>
      <w:r w:rsidRPr="001D18B7">
        <w:rPr>
          <w:lang w:val="en-US"/>
        </w:rPr>
        <w:t xml:space="preserve"> </w:t>
      </w:r>
      <w:r w:rsidRPr="001D18B7">
        <w:t>меню</w:t>
      </w:r>
      <w:r w:rsidRPr="001D18B7">
        <w:rPr>
          <w:lang w:val="en-US"/>
        </w:rPr>
        <w:br/>
        <w:t xml:space="preserve">    </w:t>
      </w:r>
      <w:r w:rsidRPr="006B623E">
        <w:rPr>
          <w:lang w:val="en-US"/>
        </w:rPr>
        <w:t xml:space="preserve">def </w:t>
      </w:r>
      <w:proofErr w:type="spellStart"/>
      <w:r w:rsidRPr="006B623E">
        <w:rPr>
          <w:lang w:val="en-US"/>
        </w:rPr>
        <w:t>construct_logo_and_app_name</w:t>
      </w:r>
      <w:proofErr w:type="spellEnd"/>
      <w:r w:rsidRPr="006B623E">
        <w:rPr>
          <w:lang w:val="en-US"/>
        </w:rPr>
        <w:t>(self):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self.feather_logo.move</w:t>
      </w:r>
      <w:proofErr w:type="spellEnd"/>
      <w:r w:rsidRPr="006B623E">
        <w:rPr>
          <w:lang w:val="en-US"/>
        </w:rPr>
        <w:t>(26, 31) #</w:t>
      </w:r>
      <w:r w:rsidRPr="001D18B7">
        <w:t>расположение</w:t>
      </w:r>
      <w:r w:rsidRPr="006B623E">
        <w:rPr>
          <w:lang w:val="en-US"/>
        </w:rPr>
        <w:t xml:space="preserve"> </w:t>
      </w:r>
      <w:r w:rsidRPr="001D18B7">
        <w:t>пера</w:t>
      </w:r>
      <w:r w:rsidRPr="006B623E">
        <w:rPr>
          <w:lang w:val="en-US"/>
        </w:rPr>
        <w:br/>
        <w:t xml:space="preserve">        self.feather_logo.setPixmap(QPixmap('UI/MainMenu/elements/feather_logo_t.png'))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self.app_name.setFixedSize</w:t>
      </w:r>
      <w:proofErr w:type="spellEnd"/>
      <w:r w:rsidRPr="006B623E">
        <w:rPr>
          <w:lang w:val="en-US"/>
        </w:rPr>
        <w:t>(345, 158) #</w:t>
      </w:r>
      <w:r w:rsidRPr="001D18B7">
        <w:t>расположение</w:t>
      </w:r>
      <w:r w:rsidRPr="006B623E">
        <w:rPr>
          <w:lang w:val="en-US"/>
        </w:rPr>
        <w:t xml:space="preserve"> </w:t>
      </w:r>
      <w:r w:rsidRPr="001D18B7">
        <w:t>текста</w:t>
      </w:r>
      <w:r w:rsidRPr="006B623E">
        <w:rPr>
          <w:lang w:val="en-US"/>
        </w:rPr>
        <w:br/>
        <w:t xml:space="preserve">        self.app_name.setPixmap(QPixmap('UI/MainMenu/elements/app_namee.png'))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self.app_name.setAlignment</w:t>
      </w:r>
      <w:proofErr w:type="spellEnd"/>
      <w:r w:rsidRPr="006B623E">
        <w:rPr>
          <w:lang w:val="en-US"/>
        </w:rPr>
        <w:t>(</w:t>
      </w:r>
      <w:proofErr w:type="spellStart"/>
      <w:r w:rsidRPr="006B623E">
        <w:rPr>
          <w:lang w:val="en-US"/>
        </w:rPr>
        <w:t>Qt.AlignmentFlag.AlignCenter</w:t>
      </w:r>
      <w:proofErr w:type="spellEnd"/>
      <w:r w:rsidRPr="006B623E">
        <w:rPr>
          <w:lang w:val="en-US"/>
        </w:rPr>
        <w:t>)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self.app_name.move</w:t>
      </w:r>
      <w:proofErr w:type="spellEnd"/>
      <w:r w:rsidRPr="006B623E">
        <w:rPr>
          <w:lang w:val="en-US"/>
        </w:rPr>
        <w:t>(317, 78)</w:t>
      </w:r>
    </w:p>
    <w:p w14:paraId="220FD2ED" w14:textId="77777777" w:rsidR="00E96697" w:rsidRPr="00DC0A80" w:rsidRDefault="00E96697" w:rsidP="00E96697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Rules</w:t>
      </w:r>
      <w:r w:rsidRPr="00DC0A80">
        <w:rPr>
          <w:rFonts w:ascii="Times New Roman" w:hAnsi="Times New Roman" w:cs="Times New Roman"/>
          <w:b/>
          <w:sz w:val="28"/>
          <w:szCs w:val="32"/>
          <w:lang w:val="en-US"/>
        </w:rPr>
        <w:t>_</w:t>
      </w:r>
      <w:r>
        <w:rPr>
          <w:rFonts w:ascii="Times New Roman" w:hAnsi="Times New Roman" w:cs="Times New Roman"/>
          <w:b/>
          <w:sz w:val="28"/>
          <w:szCs w:val="32"/>
          <w:lang w:val="en-US"/>
        </w:rPr>
        <w:t>window</w:t>
      </w:r>
      <w:r w:rsidRPr="00DC0A80">
        <w:rPr>
          <w:rFonts w:ascii="Times New Roman" w:hAnsi="Times New Roman" w:cs="Times New Roman"/>
          <w:b/>
          <w:sz w:val="28"/>
          <w:szCs w:val="32"/>
          <w:lang w:val="en-US"/>
        </w:rPr>
        <w:t>.</w:t>
      </w:r>
      <w:r>
        <w:rPr>
          <w:rFonts w:ascii="Times New Roman" w:hAnsi="Times New Roman" w:cs="Times New Roman"/>
          <w:b/>
          <w:sz w:val="28"/>
          <w:szCs w:val="32"/>
          <w:lang w:val="en-US"/>
        </w:rPr>
        <w:t>py</w:t>
      </w:r>
    </w:p>
    <w:p w14:paraId="541B8026" w14:textId="77777777" w:rsidR="00E96697" w:rsidRPr="006B623E" w:rsidRDefault="00E96697" w:rsidP="00E96697">
      <w:pPr>
        <w:rPr>
          <w:lang w:val="en-US"/>
        </w:rPr>
      </w:pPr>
      <w:r w:rsidRPr="00DC0A80">
        <w:rPr>
          <w:lang w:val="en-US"/>
        </w:rPr>
        <w:t xml:space="preserve">from PyQt5.QtWidgets import </w:t>
      </w:r>
      <w:proofErr w:type="spellStart"/>
      <w:r w:rsidRPr="00DC0A80">
        <w:rPr>
          <w:lang w:val="en-US"/>
        </w:rPr>
        <w:t>QWidget</w:t>
      </w:r>
      <w:proofErr w:type="spellEnd"/>
      <w:r w:rsidRPr="00DC0A80">
        <w:rPr>
          <w:lang w:val="en-US"/>
        </w:rPr>
        <w:t xml:space="preserve">, </w:t>
      </w:r>
      <w:proofErr w:type="spellStart"/>
      <w:r w:rsidRPr="00DC0A80">
        <w:rPr>
          <w:lang w:val="en-US"/>
        </w:rPr>
        <w:t>QLabel</w:t>
      </w:r>
      <w:proofErr w:type="spellEnd"/>
      <w:r w:rsidRPr="00DC0A80">
        <w:rPr>
          <w:lang w:val="en-US"/>
        </w:rPr>
        <w:t xml:space="preserve">, </w:t>
      </w:r>
      <w:proofErr w:type="spellStart"/>
      <w:r w:rsidRPr="00DC0A80">
        <w:rPr>
          <w:lang w:val="en-US"/>
        </w:rPr>
        <w:t>QToolButton</w:t>
      </w:r>
      <w:proofErr w:type="spellEnd"/>
      <w:r w:rsidRPr="00DC0A80">
        <w:rPr>
          <w:lang w:val="en-US"/>
        </w:rPr>
        <w:t xml:space="preserve">, </w:t>
      </w:r>
      <w:proofErr w:type="spellStart"/>
      <w:r w:rsidRPr="00DC0A80">
        <w:rPr>
          <w:lang w:val="en-US"/>
        </w:rPr>
        <w:t>QMainWindow</w:t>
      </w:r>
      <w:proofErr w:type="spellEnd"/>
      <w:r w:rsidRPr="00DC0A80">
        <w:rPr>
          <w:lang w:val="en-US"/>
        </w:rPr>
        <w:br/>
        <w:t xml:space="preserve">from PyQt5.QtGui import </w:t>
      </w:r>
      <w:proofErr w:type="spellStart"/>
      <w:r w:rsidRPr="00DC0A80">
        <w:rPr>
          <w:lang w:val="en-US"/>
        </w:rPr>
        <w:t>QPixmap</w:t>
      </w:r>
      <w:proofErr w:type="spellEnd"/>
      <w:r w:rsidRPr="00DC0A80">
        <w:rPr>
          <w:lang w:val="en-US"/>
        </w:rPr>
        <w:br/>
        <w:t xml:space="preserve">import </w:t>
      </w:r>
      <w:proofErr w:type="spellStart"/>
      <w:r w:rsidRPr="00DC0A80">
        <w:rPr>
          <w:lang w:val="en-US"/>
        </w:rPr>
        <w:t>core.GLOBAL</w:t>
      </w:r>
      <w:proofErr w:type="spellEnd"/>
      <w:r w:rsidRPr="00DC0A80">
        <w:rPr>
          <w:lang w:val="en-US"/>
        </w:rPr>
        <w:br/>
        <w:t xml:space="preserve">from </w:t>
      </w:r>
      <w:proofErr w:type="spellStart"/>
      <w:r w:rsidRPr="00DC0A80">
        <w:rPr>
          <w:lang w:val="en-US"/>
        </w:rPr>
        <w:t>UI.common.ellipse</w:t>
      </w:r>
      <w:proofErr w:type="spellEnd"/>
      <w:r w:rsidRPr="00DC0A80">
        <w:rPr>
          <w:lang w:val="en-US"/>
        </w:rPr>
        <w:t xml:space="preserve"> import Ellipse</w:t>
      </w:r>
      <w:r w:rsidRPr="00DC0A80">
        <w:rPr>
          <w:lang w:val="en-US"/>
        </w:rPr>
        <w:br/>
      </w:r>
      <w:r w:rsidRPr="00DC0A80">
        <w:rPr>
          <w:lang w:val="en-US"/>
        </w:rPr>
        <w:br/>
        <w:t xml:space="preserve"># </w:t>
      </w:r>
      <w:r w:rsidRPr="001D18B7">
        <w:t>Класс</w:t>
      </w:r>
      <w:r w:rsidRPr="00DC0A80">
        <w:rPr>
          <w:lang w:val="en-US"/>
        </w:rPr>
        <w:t xml:space="preserve"> </w:t>
      </w:r>
      <w:r w:rsidRPr="001D18B7">
        <w:t>окна</w:t>
      </w:r>
      <w:r w:rsidRPr="00DC0A80">
        <w:rPr>
          <w:lang w:val="en-US"/>
        </w:rPr>
        <w:t xml:space="preserve"> </w:t>
      </w:r>
      <w:r w:rsidRPr="001D18B7">
        <w:t>с</w:t>
      </w:r>
      <w:r w:rsidRPr="00DC0A80">
        <w:rPr>
          <w:lang w:val="en-US"/>
        </w:rPr>
        <w:t xml:space="preserve"> </w:t>
      </w:r>
      <w:r w:rsidRPr="001D18B7">
        <w:t>правилами</w:t>
      </w:r>
      <w:r w:rsidRPr="00DC0A80">
        <w:rPr>
          <w:lang w:val="en-US"/>
        </w:rPr>
        <w:br/>
        <w:t xml:space="preserve">class </w:t>
      </w:r>
      <w:proofErr w:type="spellStart"/>
      <w:r w:rsidRPr="00DC0A80">
        <w:rPr>
          <w:lang w:val="en-US"/>
        </w:rPr>
        <w:t>RulesWindow</w:t>
      </w:r>
      <w:proofErr w:type="spellEnd"/>
      <w:r w:rsidRPr="00DC0A80">
        <w:rPr>
          <w:lang w:val="en-US"/>
        </w:rPr>
        <w:t>(</w:t>
      </w:r>
      <w:proofErr w:type="spellStart"/>
      <w:r w:rsidRPr="00DC0A80">
        <w:rPr>
          <w:lang w:val="en-US"/>
        </w:rPr>
        <w:t>QMainWindow</w:t>
      </w:r>
      <w:proofErr w:type="spellEnd"/>
      <w:r w:rsidRPr="00DC0A80">
        <w:rPr>
          <w:lang w:val="en-US"/>
        </w:rPr>
        <w:t>):</w:t>
      </w:r>
      <w:r w:rsidRPr="00DC0A80">
        <w:rPr>
          <w:lang w:val="en-US"/>
        </w:rPr>
        <w:br/>
        <w:t xml:space="preserve">    def __</w:t>
      </w:r>
      <w:proofErr w:type="spellStart"/>
      <w:r w:rsidRPr="00DC0A80">
        <w:rPr>
          <w:lang w:val="en-US"/>
        </w:rPr>
        <w:t>init</w:t>
      </w:r>
      <w:proofErr w:type="spellEnd"/>
      <w:r w:rsidRPr="00DC0A80">
        <w:rPr>
          <w:lang w:val="en-US"/>
        </w:rPr>
        <w:t>__(self):</w:t>
      </w:r>
      <w:r w:rsidRPr="00DC0A80">
        <w:rPr>
          <w:lang w:val="en-US"/>
        </w:rPr>
        <w:br/>
        <w:t xml:space="preserve">        super(</w:t>
      </w:r>
      <w:proofErr w:type="spellStart"/>
      <w:r w:rsidRPr="00DC0A80">
        <w:rPr>
          <w:lang w:val="en-US"/>
        </w:rPr>
        <w:t>RulesWindow</w:t>
      </w:r>
      <w:proofErr w:type="spellEnd"/>
      <w:r w:rsidRPr="00DC0A80">
        <w:rPr>
          <w:lang w:val="en-US"/>
        </w:rPr>
        <w:t>, self).__</w:t>
      </w:r>
      <w:proofErr w:type="spellStart"/>
      <w:r w:rsidRPr="00DC0A80">
        <w:rPr>
          <w:lang w:val="en-US"/>
        </w:rPr>
        <w:t>init</w:t>
      </w:r>
      <w:proofErr w:type="spellEnd"/>
      <w:r w:rsidRPr="00DC0A80">
        <w:rPr>
          <w:lang w:val="en-US"/>
        </w:rPr>
        <w:t>__()</w:t>
      </w:r>
      <w:r w:rsidRPr="00DC0A80">
        <w:rPr>
          <w:lang w:val="en-US"/>
        </w:rPr>
        <w:br/>
        <w:t xml:space="preserve">        </w:t>
      </w:r>
      <w:proofErr w:type="spellStart"/>
      <w:r w:rsidRPr="00DC0A80">
        <w:rPr>
          <w:lang w:val="en-US"/>
        </w:rPr>
        <w:t>self.central_widget</w:t>
      </w:r>
      <w:proofErr w:type="spellEnd"/>
      <w:r w:rsidRPr="00DC0A80">
        <w:rPr>
          <w:lang w:val="en-US"/>
        </w:rPr>
        <w:t xml:space="preserve"> = </w:t>
      </w:r>
      <w:proofErr w:type="spellStart"/>
      <w:r w:rsidRPr="00DC0A80">
        <w:rPr>
          <w:lang w:val="en-US"/>
        </w:rPr>
        <w:t>QWidget</w:t>
      </w:r>
      <w:proofErr w:type="spellEnd"/>
      <w:r w:rsidRPr="00DC0A80">
        <w:rPr>
          <w:lang w:val="en-US"/>
        </w:rPr>
        <w:t>()</w:t>
      </w:r>
      <w:r w:rsidRPr="00DC0A80">
        <w:rPr>
          <w:lang w:val="en-US"/>
        </w:rPr>
        <w:br/>
        <w:t xml:space="preserve">        </w:t>
      </w:r>
      <w:proofErr w:type="spellStart"/>
      <w:r w:rsidRPr="00DC0A80">
        <w:rPr>
          <w:lang w:val="en-US"/>
        </w:rPr>
        <w:t>self.sub_widget</w:t>
      </w:r>
      <w:proofErr w:type="spellEnd"/>
      <w:r w:rsidRPr="00DC0A80">
        <w:rPr>
          <w:lang w:val="en-US"/>
        </w:rPr>
        <w:t xml:space="preserve"> = </w:t>
      </w:r>
      <w:proofErr w:type="spellStart"/>
      <w:r w:rsidRPr="00DC0A80">
        <w:rPr>
          <w:lang w:val="en-US"/>
        </w:rPr>
        <w:t>QWidget</w:t>
      </w:r>
      <w:proofErr w:type="spellEnd"/>
      <w:r w:rsidRPr="00DC0A80">
        <w:rPr>
          <w:lang w:val="en-US"/>
        </w:rPr>
        <w:t>()</w:t>
      </w:r>
      <w:r w:rsidRPr="00DC0A80">
        <w:rPr>
          <w:lang w:val="en-US"/>
        </w:rPr>
        <w:br/>
      </w:r>
      <w:r w:rsidRPr="00DC0A80">
        <w:rPr>
          <w:lang w:val="en-US"/>
        </w:rPr>
        <w:br/>
        <w:t xml:space="preserve">        # </w:t>
      </w:r>
      <w:r w:rsidRPr="001D18B7">
        <w:t>Создание</w:t>
      </w:r>
      <w:r w:rsidRPr="00DC0A80">
        <w:rPr>
          <w:lang w:val="en-US"/>
        </w:rPr>
        <w:t xml:space="preserve"> </w:t>
      </w:r>
      <w:r w:rsidRPr="001D18B7">
        <w:t>таблички</w:t>
      </w:r>
      <w:r w:rsidRPr="00DC0A80">
        <w:rPr>
          <w:lang w:val="en-US"/>
        </w:rPr>
        <w:t xml:space="preserve"> </w:t>
      </w:r>
      <w:r w:rsidRPr="001D18B7">
        <w:t>ПРАВИЛА</w:t>
      </w:r>
      <w:r w:rsidRPr="00DC0A80">
        <w:rPr>
          <w:lang w:val="en-US"/>
        </w:rPr>
        <w:t xml:space="preserve"> </w:t>
      </w:r>
      <w:r w:rsidRPr="001D18B7">
        <w:t>ИГРЫ</w:t>
      </w:r>
      <w:r w:rsidRPr="00DC0A80">
        <w:rPr>
          <w:lang w:val="en-US"/>
        </w:rPr>
        <w:br/>
        <w:t xml:space="preserve">        </w:t>
      </w:r>
      <w:proofErr w:type="spellStart"/>
      <w:r w:rsidRPr="00DC0A80">
        <w:rPr>
          <w:lang w:val="en-US"/>
        </w:rPr>
        <w:t>self.rules_label</w:t>
      </w:r>
      <w:proofErr w:type="spellEnd"/>
      <w:r w:rsidRPr="00DC0A80">
        <w:rPr>
          <w:lang w:val="en-US"/>
        </w:rPr>
        <w:t xml:space="preserve"> = </w:t>
      </w:r>
      <w:proofErr w:type="spellStart"/>
      <w:r w:rsidRPr="00DC0A80">
        <w:rPr>
          <w:lang w:val="en-US"/>
        </w:rPr>
        <w:t>QLabel</w:t>
      </w:r>
      <w:proofErr w:type="spellEnd"/>
      <w:r w:rsidRPr="00DC0A80">
        <w:rPr>
          <w:lang w:val="en-US"/>
        </w:rPr>
        <w:t>(parent=</w:t>
      </w:r>
      <w:proofErr w:type="spellStart"/>
      <w:r w:rsidRPr="00DC0A80">
        <w:rPr>
          <w:lang w:val="en-US"/>
        </w:rPr>
        <w:t>self.central_widget</w:t>
      </w:r>
      <w:proofErr w:type="spellEnd"/>
      <w:r w:rsidRPr="00DC0A80">
        <w:rPr>
          <w:lang w:val="en-US"/>
        </w:rPr>
        <w:t>)</w:t>
      </w:r>
      <w:r w:rsidRPr="00DC0A80">
        <w:rPr>
          <w:lang w:val="en-US"/>
        </w:rPr>
        <w:br/>
        <w:t xml:space="preserve">        </w:t>
      </w:r>
      <w:proofErr w:type="spellStart"/>
      <w:r w:rsidRPr="00DC0A80">
        <w:rPr>
          <w:lang w:val="en-US"/>
        </w:rPr>
        <w:t>self.rules_label.setFixedSize</w:t>
      </w:r>
      <w:proofErr w:type="spellEnd"/>
      <w:r w:rsidRPr="00DC0A80">
        <w:rPr>
          <w:lang w:val="en-US"/>
        </w:rPr>
        <w:t>(550, 123)</w:t>
      </w:r>
      <w:r w:rsidRPr="00DC0A80">
        <w:rPr>
          <w:lang w:val="en-US"/>
        </w:rPr>
        <w:br/>
        <w:t xml:space="preserve">        </w:t>
      </w:r>
      <w:proofErr w:type="spellStart"/>
      <w:r w:rsidRPr="00DC0A80">
        <w:rPr>
          <w:lang w:val="en-US"/>
        </w:rPr>
        <w:t>self.rules_label.setText</w:t>
      </w:r>
      <w:proofErr w:type="spellEnd"/>
      <w:r w:rsidRPr="00DC0A80">
        <w:rPr>
          <w:lang w:val="en-US"/>
        </w:rPr>
        <w:t xml:space="preserve">('     </w:t>
      </w:r>
      <w:r w:rsidRPr="001D18B7">
        <w:t>ПРАВИЛА</w:t>
      </w:r>
      <w:r w:rsidRPr="00DC0A80">
        <w:rPr>
          <w:lang w:val="en-US"/>
        </w:rPr>
        <w:t xml:space="preserve"> </w:t>
      </w:r>
      <w:r w:rsidRPr="001D18B7">
        <w:t>ИГРЫ</w:t>
      </w:r>
      <w:r w:rsidRPr="00DC0A80">
        <w:rPr>
          <w:lang w:val="en-US"/>
        </w:rPr>
        <w:t>')</w:t>
      </w:r>
      <w:r w:rsidRPr="00DC0A80">
        <w:rPr>
          <w:lang w:val="en-US"/>
        </w:rPr>
        <w:br/>
        <w:t xml:space="preserve">        </w:t>
      </w:r>
      <w:proofErr w:type="spellStart"/>
      <w:r w:rsidRPr="00DC0A80">
        <w:rPr>
          <w:lang w:val="en-US"/>
        </w:rPr>
        <w:t>self.rules_label.setStyleSheet</w:t>
      </w:r>
      <w:proofErr w:type="spellEnd"/>
      <w:r w:rsidRPr="00DC0A80">
        <w:rPr>
          <w:lang w:val="en-US"/>
        </w:rPr>
        <w:t xml:space="preserve">('''background: </w:t>
      </w:r>
      <w:proofErr w:type="spellStart"/>
      <w:r w:rsidRPr="00DC0A80">
        <w:rPr>
          <w:lang w:val="en-US"/>
        </w:rPr>
        <w:t>rgba</w:t>
      </w:r>
      <w:proofErr w:type="spellEnd"/>
      <w:r w:rsidRPr="00DC0A80">
        <w:rPr>
          <w:lang w:val="en-US"/>
        </w:rPr>
        <w:t>(0, 0, 0, 0.83);</w:t>
      </w:r>
      <w:r w:rsidRPr="00DC0A80">
        <w:rPr>
          <w:lang w:val="en-US"/>
        </w:rPr>
        <w:br/>
        <w:t xml:space="preserve">                                          </w:t>
      </w:r>
      <w:proofErr w:type="spellStart"/>
      <w:r w:rsidRPr="00DC0A80">
        <w:rPr>
          <w:lang w:val="en-US"/>
        </w:rPr>
        <w:t>color:white</w:t>
      </w:r>
      <w:proofErr w:type="spellEnd"/>
      <w:r w:rsidRPr="00DC0A80">
        <w:rPr>
          <w:lang w:val="en-US"/>
        </w:rPr>
        <w:t>;</w:t>
      </w:r>
      <w:r w:rsidRPr="00DC0A80">
        <w:rPr>
          <w:lang w:val="en-US"/>
        </w:rPr>
        <w:br/>
        <w:t xml:space="preserve">                                          font-size: 50px;</w:t>
      </w:r>
      <w:r w:rsidRPr="00DC0A80">
        <w:rPr>
          <w:lang w:val="en-US"/>
        </w:rPr>
        <w:br/>
        <w:t xml:space="preserve">                                          border-radius: 50px;''')</w:t>
      </w:r>
      <w:r w:rsidRPr="00DC0A80">
        <w:rPr>
          <w:lang w:val="en-US"/>
        </w:rPr>
        <w:br/>
        <w:t xml:space="preserve">        </w:t>
      </w:r>
      <w:proofErr w:type="spellStart"/>
      <w:r w:rsidRPr="00DC0A80">
        <w:rPr>
          <w:lang w:val="en-US"/>
        </w:rPr>
        <w:t>self.rules_label.move</w:t>
      </w:r>
      <w:proofErr w:type="spellEnd"/>
      <w:r w:rsidRPr="00DC0A80">
        <w:rPr>
          <w:lang w:val="en-US"/>
        </w:rPr>
        <w:t>(139, 48)</w:t>
      </w:r>
      <w:r w:rsidRPr="00DC0A80">
        <w:rPr>
          <w:lang w:val="en-US"/>
        </w:rPr>
        <w:br/>
      </w:r>
      <w:r w:rsidRPr="00DC0A80">
        <w:rPr>
          <w:lang w:val="en-US"/>
        </w:rPr>
        <w:br/>
        <w:t xml:space="preserve">        # </w:t>
      </w:r>
      <w:r w:rsidRPr="001D18B7">
        <w:t>Создание</w:t>
      </w:r>
      <w:r w:rsidRPr="00DC0A80">
        <w:rPr>
          <w:lang w:val="en-US"/>
        </w:rPr>
        <w:t xml:space="preserve"> </w:t>
      </w:r>
      <w:r w:rsidRPr="001D18B7">
        <w:t>таблички</w:t>
      </w:r>
      <w:r w:rsidRPr="00DC0A80">
        <w:rPr>
          <w:lang w:val="en-US"/>
        </w:rPr>
        <w:t xml:space="preserve"> </w:t>
      </w:r>
      <w:r w:rsidRPr="001D18B7">
        <w:t>с</w:t>
      </w:r>
      <w:r w:rsidRPr="00DC0A80">
        <w:rPr>
          <w:lang w:val="en-US"/>
        </w:rPr>
        <w:t xml:space="preserve"> </w:t>
      </w:r>
      <w:r w:rsidRPr="001D18B7">
        <w:t>правилами</w:t>
      </w:r>
      <w:r w:rsidRPr="00DC0A80">
        <w:rPr>
          <w:lang w:val="en-US"/>
        </w:rPr>
        <w:t xml:space="preserve"> </w:t>
      </w:r>
      <w:r w:rsidRPr="001D18B7">
        <w:t>непосредственно</w:t>
      </w:r>
      <w:r w:rsidRPr="00DC0A80">
        <w:rPr>
          <w:lang w:val="en-US"/>
        </w:rPr>
        <w:br/>
        <w:t xml:space="preserve">        </w:t>
      </w:r>
      <w:proofErr w:type="spellStart"/>
      <w:r w:rsidRPr="00DC0A80">
        <w:rPr>
          <w:lang w:val="en-US"/>
        </w:rPr>
        <w:t>self.rules_itself</w:t>
      </w:r>
      <w:proofErr w:type="spellEnd"/>
      <w:r w:rsidRPr="00DC0A80">
        <w:rPr>
          <w:lang w:val="en-US"/>
        </w:rPr>
        <w:t xml:space="preserve"> = </w:t>
      </w:r>
      <w:proofErr w:type="spellStart"/>
      <w:r w:rsidRPr="00DC0A80">
        <w:rPr>
          <w:lang w:val="en-US"/>
        </w:rPr>
        <w:t>QLabel</w:t>
      </w:r>
      <w:proofErr w:type="spellEnd"/>
      <w:r w:rsidRPr="00DC0A80">
        <w:rPr>
          <w:lang w:val="en-US"/>
        </w:rPr>
        <w:t>(parent=</w:t>
      </w:r>
      <w:proofErr w:type="spellStart"/>
      <w:r w:rsidRPr="00DC0A80">
        <w:rPr>
          <w:lang w:val="en-US"/>
        </w:rPr>
        <w:t>self.central_widget</w:t>
      </w:r>
      <w:proofErr w:type="spellEnd"/>
      <w:r w:rsidRPr="00DC0A80">
        <w:rPr>
          <w:lang w:val="en-US"/>
        </w:rPr>
        <w:t>)</w:t>
      </w:r>
      <w:r w:rsidRPr="00DC0A80">
        <w:rPr>
          <w:lang w:val="en-US"/>
        </w:rPr>
        <w:br/>
        <w:t xml:space="preserve">        </w:t>
      </w:r>
      <w:proofErr w:type="spellStart"/>
      <w:r w:rsidRPr="00DC0A80">
        <w:rPr>
          <w:lang w:val="en-US"/>
        </w:rPr>
        <w:t>self.rules_itself.setText</w:t>
      </w:r>
      <w:proofErr w:type="spellEnd"/>
      <w:r w:rsidRPr="00DC0A80">
        <w:rPr>
          <w:lang w:val="en-US"/>
        </w:rPr>
        <w:t>(</w:t>
      </w:r>
      <w:r w:rsidRPr="00DC0A80">
        <w:rPr>
          <w:lang w:val="en-US"/>
        </w:rPr>
        <w:br/>
        <w:t xml:space="preserve">            '''   </w:t>
      </w:r>
      <w:r w:rsidRPr="001D18B7">
        <w:t>Правила</w:t>
      </w:r>
      <w:r w:rsidRPr="00DC0A80">
        <w:rPr>
          <w:lang w:val="en-US"/>
        </w:rPr>
        <w:t xml:space="preserve"> </w:t>
      </w:r>
      <w:r w:rsidRPr="001D18B7">
        <w:t>игры</w:t>
      </w:r>
      <w:r w:rsidRPr="00DC0A80">
        <w:rPr>
          <w:lang w:val="en-US"/>
        </w:rPr>
        <w:t xml:space="preserve">\n   </w:t>
      </w:r>
      <w:r w:rsidRPr="001D18B7">
        <w:t>заключаются</w:t>
      </w:r>
      <w:r w:rsidRPr="00DC0A80">
        <w:rPr>
          <w:lang w:val="en-US"/>
        </w:rPr>
        <w:t xml:space="preserve"> </w:t>
      </w:r>
      <w:r w:rsidRPr="001D18B7">
        <w:t>в</w:t>
      </w:r>
      <w:r w:rsidRPr="00DC0A80">
        <w:rPr>
          <w:lang w:val="en-US"/>
        </w:rPr>
        <w:t xml:space="preserve"> </w:t>
      </w:r>
      <w:r w:rsidRPr="001D18B7">
        <w:t>том</w:t>
      </w:r>
      <w:r w:rsidRPr="00DC0A80">
        <w:rPr>
          <w:lang w:val="en-US"/>
        </w:rPr>
        <w:t xml:space="preserve">, </w:t>
      </w:r>
      <w:r w:rsidRPr="001D18B7">
        <w:t>что</w:t>
      </w:r>
      <w:r w:rsidRPr="00DC0A80">
        <w:rPr>
          <w:lang w:val="en-US"/>
        </w:rPr>
        <w:t xml:space="preserve">\n   </w:t>
      </w:r>
      <w:r w:rsidRPr="001D18B7">
        <w:t>игрок</w:t>
      </w:r>
      <w:r w:rsidRPr="00DC0A80">
        <w:rPr>
          <w:lang w:val="en-US"/>
        </w:rPr>
        <w:t xml:space="preserve"> </w:t>
      </w:r>
      <w:r w:rsidRPr="001D18B7">
        <w:t>должен</w:t>
      </w:r>
      <w:r w:rsidRPr="00DC0A80">
        <w:rPr>
          <w:lang w:val="en-US"/>
        </w:rPr>
        <w:t xml:space="preserve"> </w:t>
      </w:r>
      <w:r w:rsidRPr="001D18B7">
        <w:t>обвести</w:t>
      </w:r>
      <w:r w:rsidRPr="00DC0A80">
        <w:rPr>
          <w:lang w:val="en-US"/>
        </w:rPr>
        <w:t xml:space="preserve">\n   </w:t>
      </w:r>
      <w:r w:rsidRPr="001D18B7">
        <w:t>сложную</w:t>
      </w:r>
      <w:r w:rsidRPr="00DC0A80">
        <w:rPr>
          <w:lang w:val="en-US"/>
        </w:rPr>
        <w:t xml:space="preserve"> </w:t>
      </w:r>
      <w:r w:rsidRPr="001D18B7">
        <w:t>замкнутую</w:t>
      </w:r>
      <w:r w:rsidRPr="00DC0A80">
        <w:rPr>
          <w:lang w:val="en-US"/>
        </w:rPr>
        <w:t xml:space="preserve">\n   </w:t>
      </w:r>
      <w:r w:rsidRPr="001D18B7">
        <w:t>фигуру</w:t>
      </w:r>
      <w:r w:rsidRPr="00DC0A80">
        <w:rPr>
          <w:lang w:val="en-US"/>
        </w:rPr>
        <w:t xml:space="preserve">, </w:t>
      </w:r>
      <w:r w:rsidRPr="001D18B7">
        <w:t>не</w:t>
      </w:r>
      <w:r w:rsidRPr="00DC0A80">
        <w:rPr>
          <w:lang w:val="en-US"/>
        </w:rPr>
        <w:t xml:space="preserve"> </w:t>
      </w:r>
      <w:r w:rsidRPr="001D18B7">
        <w:t>отрывая</w:t>
      </w:r>
      <w:r w:rsidRPr="00DC0A80">
        <w:rPr>
          <w:lang w:val="en-US"/>
        </w:rPr>
        <w:t xml:space="preserve"> </w:t>
      </w:r>
      <w:r w:rsidRPr="001D18B7">
        <w:t>пера</w:t>
      </w:r>
      <w:r w:rsidRPr="00DC0A80">
        <w:rPr>
          <w:lang w:val="en-US"/>
        </w:rPr>
        <w:t xml:space="preserve">\n   </w:t>
      </w:r>
      <w:r w:rsidRPr="001D18B7">
        <w:t>и</w:t>
      </w:r>
      <w:r w:rsidRPr="00DC0A80">
        <w:rPr>
          <w:lang w:val="en-US"/>
        </w:rPr>
        <w:t xml:space="preserve"> </w:t>
      </w:r>
      <w:r w:rsidRPr="001D18B7">
        <w:t>не</w:t>
      </w:r>
      <w:r w:rsidRPr="00DC0A80">
        <w:rPr>
          <w:lang w:val="en-US"/>
        </w:rPr>
        <w:t xml:space="preserve"> </w:t>
      </w:r>
      <w:r w:rsidRPr="001D18B7">
        <w:t>проходить</w:t>
      </w:r>
      <w:r w:rsidRPr="00DC0A80">
        <w:rPr>
          <w:lang w:val="en-US"/>
        </w:rPr>
        <w:t xml:space="preserve"> </w:t>
      </w:r>
      <w:r w:rsidRPr="001D18B7">
        <w:t>по</w:t>
      </w:r>
      <w:r w:rsidRPr="00DC0A80">
        <w:rPr>
          <w:lang w:val="en-US"/>
        </w:rPr>
        <w:t xml:space="preserve"> </w:t>
      </w:r>
      <w:r w:rsidRPr="001D18B7">
        <w:t>одним</w:t>
      </w:r>
      <w:r w:rsidRPr="00DC0A80">
        <w:rPr>
          <w:lang w:val="en-US"/>
        </w:rPr>
        <w:t xml:space="preserve"> </w:t>
      </w:r>
      <w:r w:rsidRPr="001D18B7">
        <w:t>и</w:t>
      </w:r>
      <w:r w:rsidRPr="00DC0A80">
        <w:rPr>
          <w:lang w:val="en-US"/>
        </w:rPr>
        <w:t xml:space="preserve">\n   </w:t>
      </w:r>
      <w:r w:rsidRPr="001D18B7">
        <w:t>тем</w:t>
      </w:r>
      <w:r w:rsidRPr="00DC0A80">
        <w:rPr>
          <w:lang w:val="en-US"/>
        </w:rPr>
        <w:t xml:space="preserve"> </w:t>
      </w:r>
      <w:r w:rsidRPr="001D18B7">
        <w:t>же</w:t>
      </w:r>
      <w:r w:rsidRPr="00DC0A80">
        <w:rPr>
          <w:lang w:val="en-US"/>
        </w:rPr>
        <w:t xml:space="preserve"> </w:t>
      </w:r>
      <w:r w:rsidRPr="001D18B7">
        <w:t>линиям</w:t>
      </w:r>
      <w:r w:rsidRPr="00DC0A80">
        <w:rPr>
          <w:lang w:val="en-US"/>
        </w:rPr>
        <w:t xml:space="preserve"> </w:t>
      </w:r>
      <w:r w:rsidRPr="001D18B7">
        <w:t>дважды</w:t>
      </w:r>
      <w:r w:rsidRPr="00DC0A80">
        <w:rPr>
          <w:lang w:val="en-US"/>
        </w:rPr>
        <w:t xml:space="preserve">.\n   </w:t>
      </w:r>
      <w:r w:rsidRPr="001D18B7">
        <w:lastRenderedPageBreak/>
        <w:t>Если</w:t>
      </w:r>
      <w:r w:rsidRPr="00DC0A80">
        <w:rPr>
          <w:lang w:val="en-US"/>
        </w:rPr>
        <w:t xml:space="preserve"> </w:t>
      </w:r>
      <w:r w:rsidRPr="001D18B7">
        <w:t>же</w:t>
      </w:r>
      <w:r w:rsidRPr="00DC0A80">
        <w:rPr>
          <w:lang w:val="en-US"/>
        </w:rPr>
        <w:t xml:space="preserve"> </w:t>
      </w:r>
      <w:r w:rsidRPr="001D18B7">
        <w:t>пользователь</w:t>
      </w:r>
      <w:r w:rsidRPr="00DC0A80">
        <w:rPr>
          <w:lang w:val="en-US"/>
        </w:rPr>
        <w:t xml:space="preserve">\n   </w:t>
      </w:r>
      <w:r w:rsidRPr="001D18B7">
        <w:t>оторвет</w:t>
      </w:r>
      <w:r w:rsidRPr="00DC0A80">
        <w:rPr>
          <w:lang w:val="en-US"/>
        </w:rPr>
        <w:t xml:space="preserve"> </w:t>
      </w:r>
      <w:r w:rsidRPr="001D18B7">
        <w:t>перо</w:t>
      </w:r>
      <w:r w:rsidRPr="00DC0A80">
        <w:rPr>
          <w:lang w:val="en-US"/>
        </w:rPr>
        <w:t xml:space="preserve"> </w:t>
      </w:r>
      <w:r w:rsidRPr="001D18B7">
        <w:t>или</w:t>
      </w:r>
      <w:r w:rsidRPr="00DC0A80">
        <w:rPr>
          <w:lang w:val="en-US"/>
        </w:rPr>
        <w:t xml:space="preserve"> </w:t>
      </w:r>
      <w:r w:rsidRPr="001D18B7">
        <w:t>дважды</w:t>
      </w:r>
      <w:r w:rsidRPr="00DC0A80">
        <w:rPr>
          <w:lang w:val="en-US"/>
        </w:rPr>
        <w:t xml:space="preserve">\n   </w:t>
      </w:r>
      <w:r w:rsidRPr="001D18B7">
        <w:t>пройдет</w:t>
      </w:r>
      <w:r w:rsidRPr="00DC0A80">
        <w:rPr>
          <w:lang w:val="en-US"/>
        </w:rPr>
        <w:t xml:space="preserve"> </w:t>
      </w:r>
      <w:r w:rsidRPr="001D18B7">
        <w:t>по</w:t>
      </w:r>
      <w:r w:rsidRPr="00DC0A80">
        <w:rPr>
          <w:lang w:val="en-US"/>
        </w:rPr>
        <w:t xml:space="preserve"> </w:t>
      </w:r>
      <w:r w:rsidRPr="001D18B7">
        <w:t>той</w:t>
      </w:r>
      <w:r w:rsidRPr="00DC0A80">
        <w:rPr>
          <w:lang w:val="en-US"/>
        </w:rPr>
        <w:t xml:space="preserve"> </w:t>
      </w:r>
      <w:r w:rsidRPr="001D18B7">
        <w:t>же</w:t>
      </w:r>
      <w:r w:rsidRPr="00DC0A80">
        <w:rPr>
          <w:lang w:val="en-US"/>
        </w:rPr>
        <w:t xml:space="preserve"> </w:t>
      </w:r>
      <w:r w:rsidRPr="001D18B7">
        <w:t>линии</w:t>
      </w:r>
      <w:r w:rsidRPr="00DC0A80">
        <w:rPr>
          <w:lang w:val="en-US"/>
        </w:rPr>
        <w:t xml:space="preserve">,\n   </w:t>
      </w:r>
      <w:r w:rsidRPr="001D18B7">
        <w:t>то</w:t>
      </w:r>
      <w:r w:rsidRPr="00DC0A80">
        <w:rPr>
          <w:lang w:val="en-US"/>
        </w:rPr>
        <w:t xml:space="preserve"> </w:t>
      </w:r>
      <w:r w:rsidRPr="001D18B7">
        <w:t>игра</w:t>
      </w:r>
      <w:r w:rsidRPr="00DC0A80">
        <w:rPr>
          <w:lang w:val="en-US"/>
        </w:rPr>
        <w:t xml:space="preserve"> </w:t>
      </w:r>
      <w:r w:rsidRPr="001D18B7">
        <w:t>начнется</w:t>
      </w:r>
      <w:r w:rsidRPr="00DC0A80">
        <w:rPr>
          <w:lang w:val="en-US"/>
        </w:rPr>
        <w:t xml:space="preserve"> </w:t>
      </w:r>
      <w:r w:rsidRPr="001D18B7">
        <w:t>сначала</w:t>
      </w:r>
      <w:r w:rsidRPr="00DC0A80">
        <w:rPr>
          <w:lang w:val="en-US"/>
        </w:rPr>
        <w:t>.\n ''')</w:t>
      </w:r>
      <w:r w:rsidRPr="00DC0A80">
        <w:rPr>
          <w:lang w:val="en-US"/>
        </w:rPr>
        <w:br/>
        <w:t xml:space="preserve">        </w:t>
      </w:r>
      <w:proofErr w:type="spellStart"/>
      <w:r w:rsidRPr="00DC0A80">
        <w:rPr>
          <w:lang w:val="en-US"/>
        </w:rPr>
        <w:t>self.rules_itself.setStyleSheet</w:t>
      </w:r>
      <w:proofErr w:type="spellEnd"/>
      <w:r w:rsidRPr="00DC0A80">
        <w:rPr>
          <w:lang w:val="en-US"/>
        </w:rPr>
        <w:t>('''</w:t>
      </w:r>
      <w:r w:rsidRPr="00DC0A80">
        <w:rPr>
          <w:lang w:val="en-US"/>
        </w:rPr>
        <w:br/>
        <w:t xml:space="preserve">                                        background: </w:t>
      </w:r>
      <w:proofErr w:type="spellStart"/>
      <w:r w:rsidRPr="00DC0A80">
        <w:rPr>
          <w:lang w:val="en-US"/>
        </w:rPr>
        <w:t>rgba</w:t>
      </w:r>
      <w:proofErr w:type="spellEnd"/>
      <w:r w:rsidRPr="00DC0A80">
        <w:rPr>
          <w:lang w:val="en-US"/>
        </w:rPr>
        <w:t>(1, 1, 1, 0.69);</w:t>
      </w:r>
      <w:r w:rsidRPr="00DC0A80">
        <w:rPr>
          <w:lang w:val="en-US"/>
        </w:rPr>
        <w:br/>
        <w:t xml:space="preserve">                                        </w:t>
      </w:r>
      <w:proofErr w:type="spellStart"/>
      <w:r w:rsidRPr="00DC0A80">
        <w:rPr>
          <w:lang w:val="en-US"/>
        </w:rPr>
        <w:t>color:white</w:t>
      </w:r>
      <w:proofErr w:type="spellEnd"/>
      <w:r w:rsidRPr="00DC0A80">
        <w:rPr>
          <w:lang w:val="en-US"/>
        </w:rPr>
        <w:t>;</w:t>
      </w:r>
      <w:r w:rsidRPr="00DC0A80">
        <w:rPr>
          <w:lang w:val="en-US"/>
        </w:rPr>
        <w:br/>
        <w:t xml:space="preserve">                                        font-weight: 400;</w:t>
      </w:r>
      <w:r w:rsidRPr="00DC0A80">
        <w:rPr>
          <w:lang w:val="en-US"/>
        </w:rPr>
        <w:br/>
        <w:t xml:space="preserve">                                        font-size: 50px;</w:t>
      </w:r>
      <w:r w:rsidRPr="00DC0A80">
        <w:rPr>
          <w:lang w:val="en-US"/>
        </w:rPr>
        <w:br/>
        <w:t xml:space="preserve">                                        border-radius: 50px;''')</w:t>
      </w:r>
      <w:r w:rsidRPr="00DC0A80">
        <w:rPr>
          <w:lang w:val="en-US"/>
        </w:rPr>
        <w:br/>
        <w:t xml:space="preserve">        </w:t>
      </w:r>
      <w:proofErr w:type="spellStart"/>
      <w:r w:rsidRPr="00DC0A80">
        <w:rPr>
          <w:lang w:val="en-US"/>
        </w:rPr>
        <w:t>self.rules_itself.setFixedSize</w:t>
      </w:r>
      <w:proofErr w:type="spellEnd"/>
      <w:r w:rsidRPr="00DC0A80">
        <w:rPr>
          <w:lang w:val="en-US"/>
        </w:rPr>
        <w:t>(815, 744)</w:t>
      </w:r>
      <w:r w:rsidRPr="00DC0A80">
        <w:rPr>
          <w:lang w:val="en-US"/>
        </w:rPr>
        <w:br/>
        <w:t xml:space="preserve">        </w:t>
      </w:r>
      <w:proofErr w:type="spellStart"/>
      <w:r w:rsidRPr="00DC0A80">
        <w:rPr>
          <w:lang w:val="en-US"/>
        </w:rPr>
        <w:t>self.rules_itself.move</w:t>
      </w:r>
      <w:proofErr w:type="spellEnd"/>
      <w:r w:rsidRPr="00DC0A80">
        <w:rPr>
          <w:lang w:val="en-US"/>
        </w:rPr>
        <w:t>(346, 209)</w:t>
      </w:r>
      <w:r w:rsidRPr="00DC0A80">
        <w:rPr>
          <w:lang w:val="en-US"/>
        </w:rPr>
        <w:br/>
      </w:r>
      <w:r w:rsidRPr="00DC0A80">
        <w:rPr>
          <w:lang w:val="en-US"/>
        </w:rPr>
        <w:br/>
        <w:t xml:space="preserve">        # </w:t>
      </w:r>
      <w:r w:rsidRPr="001D18B7">
        <w:t>Объявление</w:t>
      </w:r>
      <w:r w:rsidRPr="00DC0A80">
        <w:rPr>
          <w:lang w:val="en-US"/>
        </w:rPr>
        <w:t xml:space="preserve"> </w:t>
      </w:r>
      <w:r w:rsidRPr="001D18B7">
        <w:t>кнопки</w:t>
      </w:r>
      <w:r w:rsidRPr="00DC0A80">
        <w:rPr>
          <w:lang w:val="en-US"/>
        </w:rPr>
        <w:t xml:space="preserve"> </w:t>
      </w:r>
      <w:r w:rsidRPr="001D18B7">
        <w:t>возвращения</w:t>
      </w:r>
      <w:r w:rsidRPr="00DC0A80">
        <w:rPr>
          <w:lang w:val="en-US"/>
        </w:rPr>
        <w:t xml:space="preserve"> </w:t>
      </w:r>
      <w:r w:rsidRPr="001D18B7">
        <w:t>в</w:t>
      </w:r>
      <w:r w:rsidRPr="00DC0A80">
        <w:rPr>
          <w:lang w:val="en-US"/>
        </w:rPr>
        <w:t xml:space="preserve"> </w:t>
      </w:r>
      <w:r w:rsidRPr="001D18B7">
        <w:t>главное</w:t>
      </w:r>
      <w:r w:rsidRPr="00DC0A80">
        <w:rPr>
          <w:lang w:val="en-US"/>
        </w:rPr>
        <w:t xml:space="preserve"> </w:t>
      </w:r>
      <w:r w:rsidRPr="001D18B7">
        <w:t>меню</w:t>
      </w:r>
      <w:r w:rsidRPr="00DC0A80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self.back_to_main_menu_button</w:t>
      </w:r>
      <w:proofErr w:type="spellEnd"/>
      <w:r w:rsidRPr="006B623E">
        <w:rPr>
          <w:lang w:val="en-US"/>
        </w:rPr>
        <w:t xml:space="preserve"> = </w:t>
      </w:r>
      <w:proofErr w:type="spellStart"/>
      <w:r w:rsidRPr="006B623E">
        <w:rPr>
          <w:lang w:val="en-US"/>
        </w:rPr>
        <w:t>QToolButton</w:t>
      </w:r>
      <w:proofErr w:type="spellEnd"/>
      <w:r w:rsidRPr="006B623E">
        <w:rPr>
          <w:lang w:val="en-US"/>
        </w:rPr>
        <w:t>(parent=</w:t>
      </w:r>
      <w:proofErr w:type="spellStart"/>
      <w:r w:rsidRPr="006B623E">
        <w:rPr>
          <w:lang w:val="en-US"/>
        </w:rPr>
        <w:t>self.central_widget</w:t>
      </w:r>
      <w:proofErr w:type="spellEnd"/>
      <w:r w:rsidRPr="006B623E">
        <w:rPr>
          <w:lang w:val="en-US"/>
        </w:rPr>
        <w:t>)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self.back_to_main_menu_button.setFixedSize</w:t>
      </w:r>
      <w:proofErr w:type="spellEnd"/>
      <w:r w:rsidRPr="006B623E">
        <w:rPr>
          <w:lang w:val="en-US"/>
        </w:rPr>
        <w:t>(220, 88)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self.back_to_main_menu_button.setText</w:t>
      </w:r>
      <w:proofErr w:type="spellEnd"/>
      <w:r w:rsidRPr="006B623E">
        <w:rPr>
          <w:lang w:val="en-US"/>
        </w:rPr>
        <w:t>('</w:t>
      </w:r>
      <w:r w:rsidRPr="001D18B7">
        <w:t>В</w:t>
      </w:r>
      <w:r w:rsidRPr="006B623E">
        <w:rPr>
          <w:lang w:val="en-US"/>
        </w:rPr>
        <w:t xml:space="preserve"> </w:t>
      </w:r>
      <w:r w:rsidRPr="001D18B7">
        <w:t>ГЛАВНОЕ</w:t>
      </w:r>
      <w:r w:rsidRPr="006B623E">
        <w:rPr>
          <w:lang w:val="en-US"/>
        </w:rPr>
        <w:t>\n</w:t>
      </w:r>
      <w:r w:rsidRPr="001D18B7">
        <w:t>МЕНЮ</w:t>
      </w:r>
      <w:r w:rsidRPr="006B623E">
        <w:rPr>
          <w:lang w:val="en-US"/>
        </w:rPr>
        <w:t>')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self.back_to_main_menu_button.setStyleSheet</w:t>
      </w:r>
      <w:proofErr w:type="spellEnd"/>
      <w:r w:rsidRPr="006B623E">
        <w:rPr>
          <w:lang w:val="en-US"/>
        </w:rPr>
        <w:t xml:space="preserve">('''background: </w:t>
      </w:r>
      <w:proofErr w:type="spellStart"/>
      <w:r w:rsidRPr="006B623E">
        <w:rPr>
          <w:lang w:val="en-US"/>
        </w:rPr>
        <w:t>rgba</w:t>
      </w:r>
      <w:proofErr w:type="spellEnd"/>
      <w:r w:rsidRPr="006B623E">
        <w:rPr>
          <w:lang w:val="en-US"/>
        </w:rPr>
        <w:t>(0, 0, 0, 0.88);</w:t>
      </w:r>
      <w:r w:rsidRPr="006B623E">
        <w:rPr>
          <w:lang w:val="en-US"/>
        </w:rPr>
        <w:br/>
        <w:t xml:space="preserve">                                                                        border-radius: 37px;</w:t>
      </w:r>
      <w:r w:rsidRPr="006B623E">
        <w:rPr>
          <w:lang w:val="en-US"/>
        </w:rPr>
        <w:br/>
        <w:t xml:space="preserve">                                                                        font-size: 29px;</w:t>
      </w:r>
      <w:r w:rsidRPr="006B623E">
        <w:rPr>
          <w:lang w:val="en-US"/>
        </w:rPr>
        <w:br/>
        <w:t xml:space="preserve">                                                                        color: #FFFFFF;''')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self.back_to_main_menu_button.clicked.connect</w:t>
      </w:r>
      <w:proofErr w:type="spellEnd"/>
      <w:r w:rsidRPr="006B623E">
        <w:rPr>
          <w:lang w:val="en-US"/>
        </w:rPr>
        <w:t xml:space="preserve">(lambda: </w:t>
      </w:r>
      <w:proofErr w:type="spellStart"/>
      <w:r w:rsidRPr="006B623E">
        <w:rPr>
          <w:lang w:val="en-US"/>
        </w:rPr>
        <w:t>return_to</w:t>
      </w:r>
      <w:proofErr w:type="spellEnd"/>
      <w:r w:rsidRPr="006B623E">
        <w:rPr>
          <w:lang w:val="en-US"/>
        </w:rPr>
        <w:t>('</w:t>
      </w:r>
      <w:proofErr w:type="spellStart"/>
      <w:r w:rsidRPr="006B623E">
        <w:rPr>
          <w:lang w:val="en-US"/>
        </w:rPr>
        <w:t>MainMenu</w:t>
      </w:r>
      <w:proofErr w:type="spellEnd"/>
      <w:r w:rsidRPr="006B623E">
        <w:rPr>
          <w:lang w:val="en-US"/>
        </w:rPr>
        <w:t>'))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self.back_to_main_menu_button.move</w:t>
      </w:r>
      <w:proofErr w:type="spellEnd"/>
      <w:r w:rsidRPr="006B623E">
        <w:rPr>
          <w:lang w:val="en-US"/>
        </w:rPr>
        <w:t>(</w:t>
      </w:r>
      <w:proofErr w:type="spellStart"/>
      <w:r w:rsidRPr="006B623E">
        <w:rPr>
          <w:lang w:val="en-US"/>
        </w:rPr>
        <w:t>self.rules_itself.x</w:t>
      </w:r>
      <w:proofErr w:type="spellEnd"/>
      <w:r w:rsidRPr="006B623E">
        <w:rPr>
          <w:lang w:val="en-US"/>
        </w:rPr>
        <w:t xml:space="preserve">() + </w:t>
      </w:r>
      <w:proofErr w:type="spellStart"/>
      <w:r w:rsidRPr="006B623E">
        <w:rPr>
          <w:lang w:val="en-US"/>
        </w:rPr>
        <w:t>self.rules_itself.width</w:t>
      </w:r>
      <w:proofErr w:type="spellEnd"/>
      <w:r w:rsidRPr="006B623E">
        <w:rPr>
          <w:lang w:val="en-US"/>
        </w:rPr>
        <w:t>() + 100, 865)</w:t>
      </w:r>
      <w:r w:rsidRPr="006B623E">
        <w:rPr>
          <w:lang w:val="en-US"/>
        </w:rPr>
        <w:br/>
        <w:t xml:space="preserve">        </w:t>
      </w:r>
      <w:proofErr w:type="spellStart"/>
      <w:r w:rsidRPr="006B623E">
        <w:rPr>
          <w:lang w:val="en-US"/>
        </w:rPr>
        <w:t>self.setCentralWidget</w:t>
      </w:r>
      <w:proofErr w:type="spellEnd"/>
      <w:r w:rsidRPr="006B623E">
        <w:rPr>
          <w:lang w:val="en-US"/>
        </w:rPr>
        <w:t>(</w:t>
      </w:r>
      <w:proofErr w:type="spellStart"/>
      <w:r w:rsidRPr="006B623E">
        <w:rPr>
          <w:lang w:val="en-US"/>
        </w:rPr>
        <w:t>self.central_widget</w:t>
      </w:r>
      <w:proofErr w:type="spellEnd"/>
      <w:r w:rsidRPr="006B623E">
        <w:rPr>
          <w:lang w:val="en-US"/>
        </w:rPr>
        <w:t>)</w:t>
      </w:r>
      <w:r w:rsidRPr="006B623E">
        <w:rPr>
          <w:lang w:val="en-US"/>
        </w:rPr>
        <w:br/>
      </w:r>
      <w:r w:rsidRPr="006B623E">
        <w:rPr>
          <w:lang w:val="en-US"/>
        </w:rPr>
        <w:br/>
        <w:t xml:space="preserve">        # </w:t>
      </w:r>
      <w:r w:rsidRPr="001D18B7">
        <w:t>Создание</w:t>
      </w:r>
      <w:r w:rsidRPr="006B623E">
        <w:rPr>
          <w:lang w:val="en-US"/>
        </w:rPr>
        <w:t xml:space="preserve"> </w:t>
      </w:r>
      <w:r w:rsidRPr="001D18B7">
        <w:t>эллипсов</w:t>
      </w:r>
      <w:r w:rsidRPr="006B623E">
        <w:rPr>
          <w:lang w:val="en-US"/>
        </w:rPr>
        <w:br/>
        <w:t xml:space="preserve">        self.white_ellipse_1 = Ellipse((196, 196, 196, 1), 32)</w:t>
      </w:r>
      <w:r w:rsidRPr="006B623E">
        <w:rPr>
          <w:lang w:val="en-US"/>
        </w:rPr>
        <w:br/>
        <w:t xml:space="preserve">        self.white_ellipse_1.correctStyleSheet(</w:t>
      </w:r>
      <w:proofErr w:type="spellStart"/>
      <w:r w:rsidRPr="006B623E">
        <w:rPr>
          <w:lang w:val="en-US"/>
        </w:rPr>
        <w:t>f'''background</w:t>
      </w:r>
      <w:proofErr w:type="spellEnd"/>
      <w:r w:rsidRPr="006B623E">
        <w:rPr>
          <w:lang w:val="en-US"/>
        </w:rPr>
        <w:t xml:space="preserve">: </w:t>
      </w:r>
      <w:proofErr w:type="spellStart"/>
      <w:r w:rsidRPr="006B623E">
        <w:rPr>
          <w:lang w:val="en-US"/>
        </w:rPr>
        <w:t>rgba</w:t>
      </w:r>
      <w:proofErr w:type="spellEnd"/>
      <w:r w:rsidRPr="006B623E">
        <w:rPr>
          <w:lang w:val="en-US"/>
        </w:rPr>
        <w:t>{self.white_ellipse_1.color};</w:t>
      </w:r>
      <w:r w:rsidRPr="006B623E">
        <w:rPr>
          <w:lang w:val="en-US"/>
        </w:rPr>
        <w:br/>
        <w:t xml:space="preserve">                                               border-radius: 16px; ''')</w:t>
      </w:r>
      <w:r w:rsidRPr="006B623E">
        <w:rPr>
          <w:lang w:val="en-US"/>
        </w:rPr>
        <w:br/>
        <w:t xml:space="preserve">        self.white_ellipse_1.setParent(</w:t>
      </w:r>
      <w:proofErr w:type="spellStart"/>
      <w:r w:rsidRPr="006B623E">
        <w:rPr>
          <w:lang w:val="en-US"/>
        </w:rPr>
        <w:t>self.central_widget</w:t>
      </w:r>
      <w:proofErr w:type="spellEnd"/>
      <w:r w:rsidRPr="006B623E">
        <w:rPr>
          <w:lang w:val="en-US"/>
        </w:rPr>
        <w:t>)</w:t>
      </w:r>
      <w:r w:rsidRPr="006B623E">
        <w:rPr>
          <w:lang w:val="en-US"/>
        </w:rPr>
        <w:br/>
        <w:t xml:space="preserve">        self.white_ellipse_2 = Ellipse((196, 196, 196, 1), 75)</w:t>
      </w:r>
      <w:r w:rsidRPr="006B623E">
        <w:rPr>
          <w:lang w:val="en-US"/>
        </w:rPr>
        <w:br/>
        <w:t xml:space="preserve">        self.white_ellipse_2.correctStyleSheet(</w:t>
      </w:r>
      <w:proofErr w:type="spellStart"/>
      <w:r w:rsidRPr="006B623E">
        <w:rPr>
          <w:lang w:val="en-US"/>
        </w:rPr>
        <w:t>f'''background</w:t>
      </w:r>
      <w:proofErr w:type="spellEnd"/>
      <w:r w:rsidRPr="006B623E">
        <w:rPr>
          <w:lang w:val="en-US"/>
        </w:rPr>
        <w:t xml:space="preserve">: </w:t>
      </w:r>
      <w:proofErr w:type="spellStart"/>
      <w:r w:rsidRPr="006B623E">
        <w:rPr>
          <w:lang w:val="en-US"/>
        </w:rPr>
        <w:t>rgba</w:t>
      </w:r>
      <w:proofErr w:type="spellEnd"/>
      <w:r w:rsidRPr="006B623E">
        <w:rPr>
          <w:lang w:val="en-US"/>
        </w:rPr>
        <w:t>{self.white_ellipse_1.color};</w:t>
      </w:r>
      <w:r w:rsidRPr="006B623E">
        <w:rPr>
          <w:lang w:val="en-US"/>
        </w:rPr>
        <w:br/>
        <w:t xml:space="preserve">                                               border-radius: 37px; ''')</w:t>
      </w:r>
      <w:r w:rsidRPr="006B623E">
        <w:rPr>
          <w:lang w:val="en-US"/>
        </w:rPr>
        <w:br/>
        <w:t xml:space="preserve">        self.white_ellipse_2.setParent(</w:t>
      </w:r>
      <w:proofErr w:type="spellStart"/>
      <w:r w:rsidRPr="006B623E">
        <w:rPr>
          <w:lang w:val="en-US"/>
        </w:rPr>
        <w:t>self.central_widget</w:t>
      </w:r>
      <w:proofErr w:type="spellEnd"/>
      <w:r w:rsidRPr="006B623E">
        <w:rPr>
          <w:lang w:val="en-US"/>
        </w:rPr>
        <w:t>)</w:t>
      </w:r>
      <w:r w:rsidRPr="006B623E">
        <w:rPr>
          <w:lang w:val="en-US"/>
        </w:rPr>
        <w:br/>
        <w:t xml:space="preserve">        self.white_ellipse_1.move(629, 119)</w:t>
      </w:r>
      <w:r w:rsidRPr="006B623E">
        <w:rPr>
          <w:lang w:val="en-US"/>
        </w:rPr>
        <w:br/>
        <w:t xml:space="preserve">        self.white_ellipse_2.move(1057, 229)</w:t>
      </w:r>
      <w:r w:rsidRPr="006B623E">
        <w:rPr>
          <w:lang w:val="en-US"/>
        </w:rPr>
        <w:br/>
      </w:r>
      <w:r w:rsidRPr="006B623E">
        <w:rPr>
          <w:lang w:val="en-US"/>
        </w:rPr>
        <w:br/>
      </w:r>
      <w:r w:rsidRPr="006B623E">
        <w:rPr>
          <w:lang w:val="en-US"/>
        </w:rPr>
        <w:br/>
        <w:t xml:space="preserve">def </w:t>
      </w:r>
      <w:proofErr w:type="spellStart"/>
      <w:r w:rsidRPr="006B623E">
        <w:rPr>
          <w:lang w:val="en-US"/>
        </w:rPr>
        <w:t>return_to</w:t>
      </w:r>
      <w:proofErr w:type="spellEnd"/>
      <w:r w:rsidRPr="006B623E">
        <w:rPr>
          <w:lang w:val="en-US"/>
        </w:rPr>
        <w:t>(widget):</w:t>
      </w:r>
      <w:r w:rsidRPr="006B623E">
        <w:rPr>
          <w:lang w:val="en-US"/>
        </w:rPr>
        <w:br/>
        <w:t xml:space="preserve">    </w:t>
      </w:r>
      <w:proofErr w:type="spellStart"/>
      <w:r w:rsidRPr="006B623E">
        <w:rPr>
          <w:lang w:val="en-US"/>
        </w:rPr>
        <w:t>core.GLOBAL.CURRENT_WINDOW.text</w:t>
      </w:r>
      <w:proofErr w:type="spellEnd"/>
      <w:r w:rsidRPr="006B623E">
        <w:rPr>
          <w:lang w:val="en-US"/>
        </w:rPr>
        <w:t xml:space="preserve"> = widget</w:t>
      </w:r>
    </w:p>
    <w:p w14:paraId="3E101888" w14:textId="77777777" w:rsidR="00E96697" w:rsidRDefault="00E96697" w:rsidP="00E96697">
      <w:pPr>
        <w:rPr>
          <w:rFonts w:ascii="Times New Roman" w:hAnsi="Times New Roman" w:cs="Times New Roman"/>
          <w:b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32"/>
          <w:lang w:val="en-US"/>
        </w:rPr>
        <w:t>Window_switcher.py</w:t>
      </w:r>
    </w:p>
    <w:p w14:paraId="0A89F45F" w14:textId="77777777" w:rsidR="00E96697" w:rsidRPr="00490D31" w:rsidRDefault="00E96697" w:rsidP="00E96697">
      <w:pPr>
        <w:rPr>
          <w:lang w:val="en-US"/>
        </w:rPr>
      </w:pPr>
      <w:r w:rsidRPr="00490D31">
        <w:rPr>
          <w:lang w:val="en-US"/>
        </w:rPr>
        <w:t xml:space="preserve">from PyQt5.QtWidgets import </w:t>
      </w:r>
      <w:proofErr w:type="spellStart"/>
      <w:r w:rsidRPr="00490D31">
        <w:rPr>
          <w:lang w:val="en-US"/>
        </w:rPr>
        <w:t>QStackedWidget</w:t>
      </w:r>
      <w:proofErr w:type="spellEnd"/>
      <w:r w:rsidRPr="00490D31">
        <w:rPr>
          <w:lang w:val="en-US"/>
        </w:rPr>
        <w:br/>
        <w:t xml:space="preserve">import </w:t>
      </w:r>
      <w:proofErr w:type="spellStart"/>
      <w:r w:rsidRPr="00490D31">
        <w:rPr>
          <w:lang w:val="en-US"/>
        </w:rPr>
        <w:t>core.GLOBAL</w:t>
      </w:r>
      <w:proofErr w:type="spellEnd"/>
      <w:r w:rsidRPr="00490D31">
        <w:rPr>
          <w:lang w:val="en-US"/>
        </w:rPr>
        <w:br/>
        <w:t xml:space="preserve">from </w:t>
      </w:r>
      <w:proofErr w:type="spellStart"/>
      <w:r w:rsidRPr="00490D31">
        <w:rPr>
          <w:lang w:val="en-US"/>
        </w:rPr>
        <w:t>UI.MainMenu.main_menu</w:t>
      </w:r>
      <w:proofErr w:type="spellEnd"/>
      <w:r w:rsidRPr="00490D31">
        <w:rPr>
          <w:lang w:val="en-US"/>
        </w:rPr>
        <w:t xml:space="preserve"> import </w:t>
      </w:r>
      <w:proofErr w:type="spellStart"/>
      <w:r w:rsidRPr="00490D31">
        <w:rPr>
          <w:lang w:val="en-US"/>
        </w:rPr>
        <w:t>MainMenu</w:t>
      </w:r>
      <w:proofErr w:type="spellEnd"/>
      <w:r w:rsidRPr="00490D31">
        <w:rPr>
          <w:lang w:val="en-US"/>
        </w:rPr>
        <w:br/>
        <w:t xml:space="preserve">from </w:t>
      </w:r>
      <w:proofErr w:type="spellStart"/>
      <w:r w:rsidRPr="00490D31">
        <w:rPr>
          <w:lang w:val="en-US"/>
        </w:rPr>
        <w:t>UI.LevelWindow.level_window</w:t>
      </w:r>
      <w:proofErr w:type="spellEnd"/>
      <w:r w:rsidRPr="00490D31">
        <w:rPr>
          <w:lang w:val="en-US"/>
        </w:rPr>
        <w:t xml:space="preserve"> import </w:t>
      </w:r>
      <w:proofErr w:type="spellStart"/>
      <w:r w:rsidRPr="00490D31">
        <w:rPr>
          <w:lang w:val="en-US"/>
        </w:rPr>
        <w:t>LevelWindow</w:t>
      </w:r>
      <w:proofErr w:type="spellEnd"/>
      <w:r w:rsidRPr="00490D31">
        <w:rPr>
          <w:lang w:val="en-US"/>
        </w:rPr>
        <w:br/>
        <w:t xml:space="preserve">from </w:t>
      </w:r>
      <w:proofErr w:type="spellStart"/>
      <w:r w:rsidRPr="00490D31">
        <w:rPr>
          <w:lang w:val="en-US"/>
        </w:rPr>
        <w:t>UI.LevelSwitcher.level_switcher</w:t>
      </w:r>
      <w:proofErr w:type="spellEnd"/>
      <w:r w:rsidRPr="00490D31">
        <w:rPr>
          <w:lang w:val="en-US"/>
        </w:rPr>
        <w:t xml:space="preserve"> import </w:t>
      </w:r>
      <w:proofErr w:type="spellStart"/>
      <w:r w:rsidRPr="00490D31">
        <w:rPr>
          <w:lang w:val="en-US"/>
        </w:rPr>
        <w:t>LevelSwitcher</w:t>
      </w:r>
      <w:proofErr w:type="spellEnd"/>
      <w:r w:rsidRPr="00490D31">
        <w:rPr>
          <w:lang w:val="en-US"/>
        </w:rPr>
        <w:br/>
        <w:t xml:space="preserve">from </w:t>
      </w:r>
      <w:proofErr w:type="spellStart"/>
      <w:r w:rsidRPr="00490D31">
        <w:rPr>
          <w:lang w:val="en-US"/>
        </w:rPr>
        <w:t>UI.RulesWindow.rules_window</w:t>
      </w:r>
      <w:proofErr w:type="spellEnd"/>
      <w:r w:rsidRPr="00490D31">
        <w:rPr>
          <w:lang w:val="en-US"/>
        </w:rPr>
        <w:t xml:space="preserve"> import </w:t>
      </w:r>
      <w:proofErr w:type="spellStart"/>
      <w:r w:rsidRPr="00490D31">
        <w:rPr>
          <w:lang w:val="en-US"/>
        </w:rPr>
        <w:t>RulesWindow</w:t>
      </w:r>
      <w:proofErr w:type="spellEnd"/>
      <w:r w:rsidRPr="00490D31">
        <w:rPr>
          <w:lang w:val="en-US"/>
        </w:rPr>
        <w:br/>
      </w:r>
      <w:r w:rsidRPr="00490D31">
        <w:rPr>
          <w:lang w:val="en-US"/>
        </w:rPr>
        <w:lastRenderedPageBreak/>
        <w:br/>
        <w:t xml:space="preserve"># </w:t>
      </w:r>
      <w:r w:rsidRPr="001D18B7">
        <w:t>Главный</w:t>
      </w:r>
      <w:r w:rsidRPr="00490D31">
        <w:rPr>
          <w:lang w:val="en-US"/>
        </w:rPr>
        <w:t xml:space="preserve"> </w:t>
      </w:r>
      <w:r w:rsidRPr="001D18B7">
        <w:t>класс</w:t>
      </w:r>
      <w:r w:rsidRPr="00490D31">
        <w:rPr>
          <w:lang w:val="en-US"/>
        </w:rPr>
        <w:t xml:space="preserve"> Ui, </w:t>
      </w:r>
      <w:r w:rsidRPr="001D18B7">
        <w:t>отвечающий</w:t>
      </w:r>
      <w:r w:rsidRPr="00490D31">
        <w:rPr>
          <w:lang w:val="en-US"/>
        </w:rPr>
        <w:t xml:space="preserve"> </w:t>
      </w:r>
      <w:r w:rsidRPr="001D18B7">
        <w:t>за</w:t>
      </w:r>
      <w:r w:rsidRPr="00490D31">
        <w:rPr>
          <w:lang w:val="en-US"/>
        </w:rPr>
        <w:t xml:space="preserve"> </w:t>
      </w:r>
      <w:r w:rsidRPr="001D18B7">
        <w:t>плавные</w:t>
      </w:r>
      <w:r w:rsidRPr="00490D31">
        <w:rPr>
          <w:lang w:val="en-US"/>
        </w:rPr>
        <w:t xml:space="preserve"> </w:t>
      </w:r>
      <w:r w:rsidRPr="001D18B7">
        <w:t>переходы</w:t>
      </w:r>
      <w:r w:rsidRPr="00490D31">
        <w:rPr>
          <w:lang w:val="en-US"/>
        </w:rPr>
        <w:t xml:space="preserve"> </w:t>
      </w:r>
      <w:r w:rsidRPr="001D18B7">
        <w:t>между</w:t>
      </w:r>
      <w:r w:rsidRPr="00490D31">
        <w:rPr>
          <w:lang w:val="en-US"/>
        </w:rPr>
        <w:t xml:space="preserve"> </w:t>
      </w:r>
      <w:r w:rsidRPr="001D18B7">
        <w:t>экранными</w:t>
      </w:r>
      <w:r w:rsidRPr="00490D31">
        <w:rPr>
          <w:lang w:val="en-US"/>
        </w:rPr>
        <w:t xml:space="preserve"> </w:t>
      </w:r>
      <w:r w:rsidRPr="001D18B7">
        <w:t>формами</w:t>
      </w:r>
      <w:r w:rsidRPr="00490D31">
        <w:rPr>
          <w:lang w:val="en-US"/>
        </w:rPr>
        <w:br/>
        <w:t xml:space="preserve">class </w:t>
      </w:r>
      <w:proofErr w:type="spellStart"/>
      <w:r w:rsidRPr="00490D31">
        <w:rPr>
          <w:lang w:val="en-US"/>
        </w:rPr>
        <w:t>WindowSwitcher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QStackedWidget</w:t>
      </w:r>
      <w:proofErr w:type="spellEnd"/>
      <w:r w:rsidRPr="00490D31">
        <w:rPr>
          <w:lang w:val="en-US"/>
        </w:rPr>
        <w:t>):</w:t>
      </w:r>
      <w:r w:rsidRPr="00490D31">
        <w:rPr>
          <w:lang w:val="en-US"/>
        </w:rPr>
        <w:br/>
        <w:t xml:space="preserve">    # </w:t>
      </w:r>
      <w:r w:rsidRPr="001D18B7">
        <w:t>Инициализация</w:t>
      </w:r>
      <w:r w:rsidRPr="00490D31">
        <w:rPr>
          <w:lang w:val="en-US"/>
        </w:rPr>
        <w:t xml:space="preserve"> </w:t>
      </w:r>
      <w:r w:rsidRPr="001D18B7">
        <w:t>основных</w:t>
      </w:r>
      <w:r w:rsidRPr="00490D31">
        <w:rPr>
          <w:lang w:val="en-US"/>
        </w:rPr>
        <w:t xml:space="preserve"> </w:t>
      </w:r>
      <w:r w:rsidRPr="001D18B7">
        <w:t>экранных</w:t>
      </w:r>
      <w:r w:rsidRPr="00490D31">
        <w:rPr>
          <w:lang w:val="en-US"/>
        </w:rPr>
        <w:t xml:space="preserve"> </w:t>
      </w:r>
      <w:r w:rsidRPr="001D18B7">
        <w:t>форм</w:t>
      </w:r>
      <w:r w:rsidRPr="00490D31">
        <w:rPr>
          <w:lang w:val="en-US"/>
        </w:rPr>
        <w:br/>
        <w:t xml:space="preserve">    def __</w:t>
      </w:r>
      <w:proofErr w:type="spellStart"/>
      <w:r w:rsidRPr="00490D31">
        <w:rPr>
          <w:lang w:val="en-US"/>
        </w:rPr>
        <w:t>init</w:t>
      </w:r>
      <w:proofErr w:type="spellEnd"/>
      <w:r w:rsidRPr="00490D31">
        <w:rPr>
          <w:lang w:val="en-US"/>
        </w:rPr>
        <w:t>__(self):</w:t>
      </w:r>
      <w:r w:rsidRPr="00490D31">
        <w:rPr>
          <w:lang w:val="en-US"/>
        </w:rPr>
        <w:br/>
        <w:t xml:space="preserve">        super(</w:t>
      </w:r>
      <w:proofErr w:type="spellStart"/>
      <w:r w:rsidRPr="00490D31">
        <w:rPr>
          <w:lang w:val="en-US"/>
        </w:rPr>
        <w:t>WindowSwitcher</w:t>
      </w:r>
      <w:proofErr w:type="spellEnd"/>
      <w:r w:rsidRPr="00490D31">
        <w:rPr>
          <w:lang w:val="en-US"/>
        </w:rPr>
        <w:t>, self).__</w:t>
      </w:r>
      <w:proofErr w:type="spellStart"/>
      <w:r w:rsidRPr="00490D31">
        <w:rPr>
          <w:lang w:val="en-US"/>
        </w:rPr>
        <w:t>init</w:t>
      </w:r>
      <w:proofErr w:type="spellEnd"/>
      <w:r w:rsidRPr="00490D31">
        <w:rPr>
          <w:lang w:val="en-US"/>
        </w:rPr>
        <w:t>__()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self.main_menu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MainMenu</w:t>
      </w:r>
      <w:proofErr w:type="spellEnd"/>
      <w:r w:rsidRPr="00490D31">
        <w:rPr>
          <w:lang w:val="en-US"/>
        </w:rPr>
        <w:t>().</w:t>
      </w:r>
      <w:proofErr w:type="spellStart"/>
      <w:r w:rsidRPr="00490D31">
        <w:rPr>
          <w:lang w:val="en-US"/>
        </w:rPr>
        <w:t>main_window</w:t>
      </w:r>
      <w:proofErr w:type="spellEnd"/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self.level_switcher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LevelSwitcher</w:t>
      </w:r>
      <w:proofErr w:type="spellEnd"/>
      <w:r w:rsidRPr="00490D31">
        <w:rPr>
          <w:lang w:val="en-US"/>
        </w:rPr>
        <w:t>()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self.level_window</w:t>
      </w:r>
      <w:proofErr w:type="spellEnd"/>
      <w:r w:rsidRPr="00490D31">
        <w:rPr>
          <w:lang w:val="en-US"/>
        </w:rPr>
        <w:t xml:space="preserve"> = None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self.rules_window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RulesWindow</w:t>
      </w:r>
      <w:proofErr w:type="spellEnd"/>
      <w:r w:rsidRPr="00490D31">
        <w:rPr>
          <w:lang w:val="en-US"/>
        </w:rPr>
        <w:t>()</w:t>
      </w:r>
      <w:r w:rsidRPr="00490D31">
        <w:rPr>
          <w:lang w:val="en-US"/>
        </w:rPr>
        <w:br/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self.addWidget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self.main_menu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self.addWidget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self.level_switcher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self.addWidget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self.rules_window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core.GLOBAL.CURRENT_WINDOW.valueChanged.connect(self.switch_window_to)</w:t>
      </w:r>
      <w:r w:rsidRPr="00490D31">
        <w:rPr>
          <w:lang w:val="en-US"/>
        </w:rPr>
        <w:br/>
      </w:r>
      <w:r w:rsidRPr="00490D31">
        <w:rPr>
          <w:lang w:val="en-US"/>
        </w:rPr>
        <w:br/>
        <w:t xml:space="preserve">    # </w:t>
      </w:r>
      <w:r w:rsidRPr="001D18B7">
        <w:t>Функция</w:t>
      </w:r>
      <w:r w:rsidRPr="00490D31">
        <w:rPr>
          <w:lang w:val="en-US"/>
        </w:rPr>
        <w:t xml:space="preserve"> </w:t>
      </w:r>
      <w:r w:rsidRPr="001D18B7">
        <w:t>смены</w:t>
      </w:r>
      <w:r w:rsidRPr="00490D31">
        <w:rPr>
          <w:lang w:val="en-US"/>
        </w:rPr>
        <w:t xml:space="preserve"> </w:t>
      </w:r>
      <w:r w:rsidRPr="001D18B7">
        <w:t>текущего</w:t>
      </w:r>
      <w:r w:rsidRPr="00490D31">
        <w:rPr>
          <w:lang w:val="en-US"/>
        </w:rPr>
        <w:t xml:space="preserve"> </w:t>
      </w:r>
      <w:r w:rsidRPr="001D18B7">
        <w:t>виджета</w:t>
      </w:r>
      <w:r w:rsidRPr="00490D31">
        <w:rPr>
          <w:lang w:val="en-US"/>
        </w:rPr>
        <w:br/>
        <w:t xml:space="preserve">    def </w:t>
      </w:r>
      <w:proofErr w:type="spellStart"/>
      <w:r w:rsidRPr="00490D31">
        <w:rPr>
          <w:lang w:val="en-US"/>
        </w:rPr>
        <w:t>switch_window_to</w:t>
      </w:r>
      <w:proofErr w:type="spellEnd"/>
      <w:r w:rsidRPr="00490D31">
        <w:rPr>
          <w:lang w:val="en-US"/>
        </w:rPr>
        <w:t>(self, widget):</w:t>
      </w:r>
      <w:r w:rsidRPr="00490D31">
        <w:rPr>
          <w:lang w:val="en-US"/>
        </w:rPr>
        <w:br/>
        <w:t xml:space="preserve">        if </w:t>
      </w:r>
      <w:proofErr w:type="spellStart"/>
      <w:r w:rsidRPr="00490D31">
        <w:rPr>
          <w:lang w:val="en-US"/>
        </w:rPr>
        <w:t>self.level_window</w:t>
      </w:r>
      <w:proofErr w:type="spellEnd"/>
      <w:r w:rsidRPr="00490D31">
        <w:rPr>
          <w:lang w:val="en-US"/>
        </w:rPr>
        <w:t xml:space="preserve"> is not None: </w:t>
      </w:r>
      <w:proofErr w:type="spellStart"/>
      <w:r w:rsidRPr="00490D31">
        <w:rPr>
          <w:lang w:val="en-US"/>
        </w:rPr>
        <w:t>self.removeWidget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self.level_window</w:t>
      </w:r>
      <w:proofErr w:type="spellEnd"/>
      <w:r w:rsidRPr="00490D31">
        <w:rPr>
          <w:lang w:val="en-US"/>
        </w:rPr>
        <w:t xml:space="preserve">) # </w:t>
      </w:r>
      <w:r w:rsidRPr="001D18B7">
        <w:t>Проверка</w:t>
      </w:r>
      <w:r w:rsidRPr="00490D31">
        <w:rPr>
          <w:lang w:val="en-US"/>
        </w:rPr>
        <w:t xml:space="preserve"> </w:t>
      </w:r>
      <w:r w:rsidRPr="001D18B7">
        <w:t>на</w:t>
      </w:r>
      <w:r w:rsidRPr="00490D31">
        <w:rPr>
          <w:lang w:val="en-US"/>
        </w:rPr>
        <w:t xml:space="preserve"> </w:t>
      </w:r>
      <w:r w:rsidRPr="001D18B7">
        <w:t>наличие</w:t>
      </w:r>
      <w:r w:rsidRPr="00490D31">
        <w:rPr>
          <w:lang w:val="en-US"/>
        </w:rPr>
        <w:t xml:space="preserve"> </w:t>
      </w:r>
      <w:r w:rsidRPr="001D18B7">
        <w:t>окна</w:t>
      </w:r>
      <w:r w:rsidRPr="00490D31">
        <w:rPr>
          <w:lang w:val="en-US"/>
        </w:rPr>
        <w:t xml:space="preserve"> </w:t>
      </w:r>
      <w:r w:rsidRPr="001D18B7">
        <w:t>уровня</w:t>
      </w:r>
      <w:r w:rsidRPr="00490D31">
        <w:rPr>
          <w:lang w:val="en-US"/>
        </w:rPr>
        <w:t xml:space="preserve"> (</w:t>
      </w:r>
      <w:r w:rsidRPr="001D18B7">
        <w:t>требуется</w:t>
      </w:r>
      <w:r w:rsidRPr="00490D31">
        <w:rPr>
          <w:lang w:val="en-US"/>
        </w:rPr>
        <w:t xml:space="preserve"> </w:t>
      </w:r>
      <w:r w:rsidRPr="001D18B7">
        <w:t>для</w:t>
      </w:r>
      <w:r w:rsidRPr="00490D31">
        <w:rPr>
          <w:lang w:val="en-US"/>
        </w:rPr>
        <w:t xml:space="preserve"> </w:t>
      </w:r>
      <w:r w:rsidRPr="001D18B7">
        <w:t>корректной</w:t>
      </w:r>
      <w:r w:rsidRPr="00490D31">
        <w:rPr>
          <w:lang w:val="en-US"/>
        </w:rPr>
        <w:t xml:space="preserve"> </w:t>
      </w:r>
      <w:r w:rsidRPr="001D18B7">
        <w:t>перезаписи</w:t>
      </w:r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if widget == '</w:t>
      </w:r>
      <w:proofErr w:type="spellStart"/>
      <w:r w:rsidRPr="00490D31">
        <w:rPr>
          <w:lang w:val="en-US"/>
        </w:rPr>
        <w:t>MainMenu</w:t>
      </w:r>
      <w:proofErr w:type="spellEnd"/>
      <w:r w:rsidRPr="00490D31">
        <w:rPr>
          <w:lang w:val="en-US"/>
        </w:rPr>
        <w:t>':</w:t>
      </w:r>
      <w:r w:rsidRPr="00490D31">
        <w:rPr>
          <w:lang w:val="en-US"/>
        </w:rPr>
        <w:br/>
        <w:t xml:space="preserve">            </w:t>
      </w:r>
      <w:proofErr w:type="spellStart"/>
      <w:r w:rsidRPr="00490D31">
        <w:rPr>
          <w:lang w:val="en-US"/>
        </w:rPr>
        <w:t>self.setCurrentIndex</w:t>
      </w:r>
      <w:proofErr w:type="spellEnd"/>
      <w:r w:rsidRPr="00490D31">
        <w:rPr>
          <w:lang w:val="en-US"/>
        </w:rPr>
        <w:t>(0)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elif</w:t>
      </w:r>
      <w:proofErr w:type="spellEnd"/>
      <w:r w:rsidRPr="00490D31">
        <w:rPr>
          <w:lang w:val="en-US"/>
        </w:rPr>
        <w:t xml:space="preserve"> widget == '</w:t>
      </w:r>
      <w:proofErr w:type="spellStart"/>
      <w:r w:rsidRPr="00490D31">
        <w:rPr>
          <w:lang w:val="en-US"/>
        </w:rPr>
        <w:t>LevelSwitcher</w:t>
      </w:r>
      <w:proofErr w:type="spellEnd"/>
      <w:r w:rsidRPr="00490D31">
        <w:rPr>
          <w:lang w:val="en-US"/>
        </w:rPr>
        <w:t>':</w:t>
      </w:r>
      <w:r w:rsidRPr="00490D31">
        <w:rPr>
          <w:lang w:val="en-US"/>
        </w:rPr>
        <w:br/>
        <w:t xml:space="preserve">            </w:t>
      </w:r>
      <w:proofErr w:type="spellStart"/>
      <w:r w:rsidRPr="00490D31">
        <w:rPr>
          <w:lang w:val="en-US"/>
        </w:rPr>
        <w:t>self.setCurrentIndex</w:t>
      </w:r>
      <w:proofErr w:type="spellEnd"/>
      <w:r w:rsidRPr="00490D31">
        <w:rPr>
          <w:lang w:val="en-US"/>
        </w:rPr>
        <w:t>(1)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elif</w:t>
      </w:r>
      <w:proofErr w:type="spellEnd"/>
      <w:r w:rsidRPr="00490D31">
        <w:rPr>
          <w:lang w:val="en-US"/>
        </w:rPr>
        <w:t xml:space="preserve"> widget == '</w:t>
      </w:r>
      <w:proofErr w:type="spellStart"/>
      <w:r w:rsidRPr="00490D31">
        <w:rPr>
          <w:lang w:val="en-US"/>
        </w:rPr>
        <w:t>RulesWindow</w:t>
      </w:r>
      <w:proofErr w:type="spellEnd"/>
      <w:r w:rsidRPr="00490D31">
        <w:rPr>
          <w:lang w:val="en-US"/>
        </w:rPr>
        <w:t>':</w:t>
      </w:r>
      <w:r w:rsidRPr="00490D31">
        <w:rPr>
          <w:lang w:val="en-US"/>
        </w:rPr>
        <w:br/>
        <w:t xml:space="preserve">            </w:t>
      </w:r>
      <w:proofErr w:type="spellStart"/>
      <w:r w:rsidRPr="00490D31">
        <w:rPr>
          <w:lang w:val="en-US"/>
        </w:rPr>
        <w:t>self.setCurrentIndex</w:t>
      </w:r>
      <w:proofErr w:type="spellEnd"/>
      <w:r w:rsidRPr="00490D31">
        <w:rPr>
          <w:lang w:val="en-US"/>
        </w:rPr>
        <w:t>(2)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elif</w:t>
      </w:r>
      <w:proofErr w:type="spellEnd"/>
      <w:r w:rsidRPr="00490D31">
        <w:rPr>
          <w:lang w:val="en-US"/>
        </w:rPr>
        <w:t xml:space="preserve"> widget == '</w:t>
      </w:r>
      <w:proofErr w:type="spellStart"/>
      <w:r w:rsidRPr="00490D31">
        <w:rPr>
          <w:lang w:val="en-US"/>
        </w:rPr>
        <w:t>LevelWindow</w:t>
      </w:r>
      <w:proofErr w:type="spellEnd"/>
      <w:r w:rsidRPr="00490D31">
        <w:rPr>
          <w:lang w:val="en-US"/>
        </w:rPr>
        <w:t>':</w:t>
      </w:r>
      <w:r w:rsidRPr="00490D31">
        <w:rPr>
          <w:lang w:val="en-US"/>
        </w:rPr>
        <w:br/>
        <w:t xml:space="preserve">            </w:t>
      </w:r>
      <w:proofErr w:type="spellStart"/>
      <w:r w:rsidRPr="00490D31">
        <w:rPr>
          <w:lang w:val="en-US"/>
        </w:rPr>
        <w:t>self.level_window</w:t>
      </w:r>
      <w:proofErr w:type="spellEnd"/>
      <w:r w:rsidRPr="00490D31">
        <w:rPr>
          <w:lang w:val="en-US"/>
        </w:rPr>
        <w:t xml:space="preserve"> = </w:t>
      </w:r>
      <w:proofErr w:type="spellStart"/>
      <w:r w:rsidRPr="00490D31">
        <w:rPr>
          <w:lang w:val="en-US"/>
        </w:rPr>
        <w:t>LevelWindow</w:t>
      </w:r>
      <w:proofErr w:type="spellEnd"/>
      <w:r w:rsidRPr="00490D31">
        <w:rPr>
          <w:lang w:val="en-US"/>
        </w:rPr>
        <w:t>()</w:t>
      </w:r>
      <w:r w:rsidRPr="00490D31">
        <w:rPr>
          <w:lang w:val="en-US"/>
        </w:rPr>
        <w:br/>
        <w:t xml:space="preserve">            </w:t>
      </w:r>
      <w:proofErr w:type="spellStart"/>
      <w:r w:rsidRPr="00490D31">
        <w:rPr>
          <w:lang w:val="en-US"/>
        </w:rPr>
        <w:t>self.addWidget</w:t>
      </w:r>
      <w:proofErr w:type="spellEnd"/>
      <w:r w:rsidRPr="00490D31">
        <w:rPr>
          <w:lang w:val="en-US"/>
        </w:rPr>
        <w:t>(</w:t>
      </w:r>
      <w:proofErr w:type="spellStart"/>
      <w:r w:rsidRPr="00490D31">
        <w:rPr>
          <w:lang w:val="en-US"/>
        </w:rPr>
        <w:t>self.level_window</w:t>
      </w:r>
      <w:proofErr w:type="spellEnd"/>
      <w:r w:rsidRPr="00490D31">
        <w:rPr>
          <w:lang w:val="en-US"/>
        </w:rPr>
        <w:t>)</w:t>
      </w:r>
      <w:r w:rsidRPr="00490D31">
        <w:rPr>
          <w:lang w:val="en-US"/>
        </w:rPr>
        <w:br/>
        <w:t xml:space="preserve">            </w:t>
      </w:r>
      <w:proofErr w:type="spellStart"/>
      <w:r w:rsidRPr="00490D31">
        <w:rPr>
          <w:lang w:val="en-US"/>
        </w:rPr>
        <w:t>self.setCurrentIndex</w:t>
      </w:r>
      <w:proofErr w:type="spellEnd"/>
      <w:r w:rsidRPr="00490D31">
        <w:rPr>
          <w:lang w:val="en-US"/>
        </w:rPr>
        <w:t>(3)</w:t>
      </w:r>
      <w:r w:rsidRPr="00490D31">
        <w:rPr>
          <w:lang w:val="en-US"/>
        </w:rPr>
        <w:br/>
        <w:t xml:space="preserve">        </w:t>
      </w:r>
      <w:proofErr w:type="spellStart"/>
      <w:r w:rsidRPr="00490D31">
        <w:rPr>
          <w:lang w:val="en-US"/>
        </w:rPr>
        <w:t>self.update</w:t>
      </w:r>
      <w:proofErr w:type="spellEnd"/>
      <w:r w:rsidRPr="00490D31">
        <w:rPr>
          <w:lang w:val="en-US"/>
        </w:rPr>
        <w:t>()</w:t>
      </w:r>
    </w:p>
    <w:p w14:paraId="7BDCAD95" w14:textId="73935308" w:rsidR="008916F7" w:rsidRPr="00E96697" w:rsidRDefault="008916F7" w:rsidP="008916F7">
      <w:pPr>
        <w:rPr>
          <w:lang w:val="en-US"/>
        </w:rPr>
      </w:pPr>
    </w:p>
    <w:sectPr w:rsidR="008916F7" w:rsidRPr="00E96697" w:rsidSect="0092636D">
      <w:footerReference w:type="default" r:id="rId33"/>
      <w:footerReference w:type="first" r:id="rId34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37835" w14:textId="77777777" w:rsidR="00604582" w:rsidRDefault="00604582" w:rsidP="0092636D">
      <w:pPr>
        <w:spacing w:after="0" w:line="240" w:lineRule="auto"/>
      </w:pPr>
      <w:r>
        <w:separator/>
      </w:r>
    </w:p>
  </w:endnote>
  <w:endnote w:type="continuationSeparator" w:id="0">
    <w:p w14:paraId="44638491" w14:textId="77777777" w:rsidR="00604582" w:rsidRDefault="00604582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EndPr/>
    <w:sdtContent>
      <w:p w14:paraId="5F5B1022" w14:textId="28B14B7A" w:rsidR="00DC42FB" w:rsidRPr="0092636D" w:rsidRDefault="00DC42FB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EndPr/>
    <w:sdtContent>
      <w:p w14:paraId="2D894396" w14:textId="05F2A5A4" w:rsidR="00DC42FB" w:rsidRPr="0092636D" w:rsidRDefault="00C323E5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EndPr/>
    <w:sdtContent>
      <w:p w14:paraId="2A51F11B" w14:textId="388DAC3B" w:rsidR="00DC42FB" w:rsidRPr="0092636D" w:rsidRDefault="00DC42FB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00B3C">
          <w:rPr>
            <w:rFonts w:ascii="Times New Roman" w:hAnsi="Times New Roman" w:cs="Times New Roman"/>
            <w:noProof/>
            <w:sz w:val="24"/>
            <w:szCs w:val="24"/>
          </w:rPr>
          <w:t>18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62332888" w:rsidR="00DC42FB" w:rsidRPr="0092636D" w:rsidRDefault="00DC42FB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00B3C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AE558" w14:textId="77777777" w:rsidR="00604582" w:rsidRDefault="00604582" w:rsidP="0092636D">
      <w:pPr>
        <w:spacing w:after="0" w:line="240" w:lineRule="auto"/>
      </w:pPr>
      <w:r>
        <w:separator/>
      </w:r>
    </w:p>
  </w:footnote>
  <w:footnote w:type="continuationSeparator" w:id="0">
    <w:p w14:paraId="5BDAD536" w14:textId="77777777" w:rsidR="00604582" w:rsidRDefault="00604582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13A0C"/>
    <w:multiLevelType w:val="hybridMultilevel"/>
    <w:tmpl w:val="3836D2D6"/>
    <w:lvl w:ilvl="0" w:tplc="0406D2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2562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E431A9"/>
    <w:multiLevelType w:val="hybridMultilevel"/>
    <w:tmpl w:val="6B481370"/>
    <w:lvl w:ilvl="0" w:tplc="16CE637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B1421"/>
    <w:multiLevelType w:val="hybridMultilevel"/>
    <w:tmpl w:val="ECB2F3F4"/>
    <w:lvl w:ilvl="0" w:tplc="0406D2D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E017FF4"/>
    <w:multiLevelType w:val="hybridMultilevel"/>
    <w:tmpl w:val="23B8C9B4"/>
    <w:lvl w:ilvl="0" w:tplc="8EB64F2E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42030B7"/>
    <w:multiLevelType w:val="multilevel"/>
    <w:tmpl w:val="3642DEE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4442961"/>
    <w:multiLevelType w:val="hybridMultilevel"/>
    <w:tmpl w:val="40FA2982"/>
    <w:lvl w:ilvl="0" w:tplc="8EB64F2E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149B4511"/>
    <w:multiLevelType w:val="multilevel"/>
    <w:tmpl w:val="EEF865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8" w15:restartNumberingAfterBreak="0">
    <w:nsid w:val="16916971"/>
    <w:multiLevelType w:val="hybridMultilevel"/>
    <w:tmpl w:val="B55C014A"/>
    <w:lvl w:ilvl="0" w:tplc="8EB64F2E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65" w:hanging="360"/>
      </w:pPr>
      <w:rPr>
        <w:rFonts w:ascii="Wingdings" w:hAnsi="Wingdings" w:hint="default"/>
      </w:rPr>
    </w:lvl>
  </w:abstractNum>
  <w:abstractNum w:abstractNumId="9" w15:restartNumberingAfterBreak="0">
    <w:nsid w:val="17747FA3"/>
    <w:multiLevelType w:val="multilevel"/>
    <w:tmpl w:val="3FE4829C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2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0" w15:restartNumberingAfterBreak="0">
    <w:nsid w:val="191610A9"/>
    <w:multiLevelType w:val="multilevel"/>
    <w:tmpl w:val="0ABE98F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CFB733B"/>
    <w:multiLevelType w:val="hybridMultilevel"/>
    <w:tmpl w:val="D05A98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B16FB"/>
    <w:multiLevelType w:val="hybridMultilevel"/>
    <w:tmpl w:val="2C6481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380404"/>
    <w:multiLevelType w:val="hybridMultilevel"/>
    <w:tmpl w:val="37E6D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9A56898"/>
    <w:multiLevelType w:val="hybridMultilevel"/>
    <w:tmpl w:val="F40857A2"/>
    <w:lvl w:ilvl="0" w:tplc="40043DE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E07DDF"/>
    <w:multiLevelType w:val="hybridMultilevel"/>
    <w:tmpl w:val="7076E1B0"/>
    <w:lvl w:ilvl="0" w:tplc="9B3CE014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8" w15:restartNumberingAfterBreak="0">
    <w:nsid w:val="2BCA2DAB"/>
    <w:multiLevelType w:val="multilevel"/>
    <w:tmpl w:val="CE4A6956"/>
    <w:numStyleLink w:val="121"/>
  </w:abstractNum>
  <w:abstractNum w:abstractNumId="19" w15:restartNumberingAfterBreak="0">
    <w:nsid w:val="2FAF0A4B"/>
    <w:multiLevelType w:val="hybridMultilevel"/>
    <w:tmpl w:val="14F66F10"/>
    <w:lvl w:ilvl="0" w:tplc="1B40E7E0">
      <w:start w:val="1"/>
      <w:numFmt w:val="decimal"/>
      <w:lvlText w:val="%1"/>
      <w:lvlJc w:val="left"/>
      <w:pPr>
        <w:ind w:left="4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 w15:restartNumberingAfterBreak="0">
    <w:nsid w:val="337F5493"/>
    <w:multiLevelType w:val="hybridMultilevel"/>
    <w:tmpl w:val="3940B442"/>
    <w:lvl w:ilvl="0" w:tplc="B2004BC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096FE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B295520"/>
    <w:multiLevelType w:val="multilevel"/>
    <w:tmpl w:val="E44851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79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56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984" w:hanging="2160"/>
      </w:pPr>
      <w:rPr>
        <w:rFonts w:hint="default"/>
      </w:rPr>
    </w:lvl>
  </w:abstractNum>
  <w:abstractNum w:abstractNumId="23" w15:restartNumberingAfterBreak="0">
    <w:nsid w:val="3EC257C8"/>
    <w:multiLevelType w:val="multilevel"/>
    <w:tmpl w:val="DAB60A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14833A8"/>
    <w:multiLevelType w:val="multilevel"/>
    <w:tmpl w:val="F73086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42980095"/>
    <w:multiLevelType w:val="hybridMultilevel"/>
    <w:tmpl w:val="1B5E429A"/>
    <w:lvl w:ilvl="0" w:tplc="0406D2D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4275D70"/>
    <w:multiLevelType w:val="multilevel"/>
    <w:tmpl w:val="CE4A6956"/>
    <w:styleLink w:val="121"/>
    <w:lvl w:ilvl="0">
      <w:start w:val="1"/>
      <w:numFmt w:val="bullet"/>
      <w:pStyle w:val="1212"/>
      <w:lvlText w:val="−"/>
      <w:lvlJc w:val="left"/>
      <w:pPr>
        <w:tabs>
          <w:tab w:val="num" w:pos="1767"/>
        </w:tabs>
        <w:ind w:left="1767" w:hanging="567"/>
      </w:pPr>
      <w:rPr>
        <w:rFonts w:ascii="Times New Roman" w:hAnsi="Times New Roman" w:cs="Times New Roman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985"/>
        </w:tabs>
        <w:ind w:left="1985" w:hanging="567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552"/>
        </w:tabs>
        <w:ind w:left="2552" w:hanging="567"/>
      </w:pPr>
      <w:rPr>
        <w:rFonts w:ascii="Wingdings" w:hAnsi="Wingdings" w:hint="default"/>
      </w:rPr>
    </w:lvl>
    <w:lvl w:ilvl="3">
      <w:start w:val="1"/>
      <w:numFmt w:val="bullet"/>
      <w:lvlText w:val="o"/>
      <w:lvlJc w:val="left"/>
      <w:pPr>
        <w:tabs>
          <w:tab w:val="num" w:pos="3119"/>
        </w:tabs>
        <w:ind w:left="3119" w:hanging="567"/>
      </w:pPr>
      <w:rPr>
        <w:rFonts w:ascii="Courier New" w:hAnsi="Courier New" w:hint="default"/>
      </w:rPr>
    </w:lvl>
    <w:lvl w:ilvl="4">
      <w:start w:val="1"/>
      <w:numFmt w:val="bullet"/>
      <w:lvlText w:val=""/>
      <w:lvlJc w:val="left"/>
      <w:pPr>
        <w:tabs>
          <w:tab w:val="num" w:pos="3686"/>
        </w:tabs>
        <w:ind w:left="3686" w:hanging="567"/>
      </w:pPr>
      <w:rPr>
        <w:rFonts w:ascii="Symbol" w:hAnsi="Symbol" w:hint="default"/>
      </w:rPr>
    </w:lvl>
    <w:lvl w:ilvl="5">
      <w:start w:val="1"/>
      <w:numFmt w:val="bullet"/>
      <w:lvlText w:val=""/>
      <w:lvlJc w:val="left"/>
      <w:pPr>
        <w:tabs>
          <w:tab w:val="num" w:pos="4253"/>
        </w:tabs>
        <w:ind w:left="4253" w:hanging="567"/>
      </w:pPr>
      <w:rPr>
        <w:rFonts w:ascii="Wingdings" w:hAnsi="Wingdings" w:hint="default"/>
      </w:rPr>
    </w:lvl>
    <w:lvl w:ilvl="6">
      <w:start w:val="1"/>
      <w:numFmt w:val="bullet"/>
      <w:lvlText w:val="o"/>
      <w:lvlJc w:val="left"/>
      <w:pPr>
        <w:tabs>
          <w:tab w:val="num" w:pos="4820"/>
        </w:tabs>
        <w:ind w:left="4820" w:hanging="567"/>
      </w:pPr>
      <w:rPr>
        <w:rFonts w:ascii="Courier New" w:hAnsi="Courier New" w:hint="default"/>
      </w:rPr>
    </w:lvl>
    <w:lvl w:ilvl="7">
      <w:start w:val="1"/>
      <w:numFmt w:val="bullet"/>
      <w:lvlText w:val=""/>
      <w:lvlJc w:val="left"/>
      <w:pPr>
        <w:tabs>
          <w:tab w:val="num" w:pos="5387"/>
        </w:tabs>
        <w:ind w:left="5387" w:hanging="567"/>
      </w:pPr>
      <w:rPr>
        <w:rFonts w:ascii="Symbol" w:hAnsi="Symbol" w:hint="default"/>
      </w:rPr>
    </w:lvl>
    <w:lvl w:ilvl="8">
      <w:start w:val="1"/>
      <w:numFmt w:val="bullet"/>
      <w:lvlText w:val=""/>
      <w:lvlJc w:val="left"/>
      <w:pPr>
        <w:tabs>
          <w:tab w:val="num" w:pos="5954"/>
        </w:tabs>
        <w:ind w:left="5954" w:hanging="567"/>
      </w:pPr>
      <w:rPr>
        <w:rFonts w:ascii="Wingdings" w:hAnsi="Wingdings" w:hint="default"/>
      </w:rPr>
    </w:lvl>
  </w:abstractNum>
  <w:abstractNum w:abstractNumId="27" w15:restartNumberingAfterBreak="0">
    <w:nsid w:val="4B8A41D2"/>
    <w:multiLevelType w:val="hybridMultilevel"/>
    <w:tmpl w:val="633E9920"/>
    <w:lvl w:ilvl="0" w:tplc="69BA5B3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1A74B9"/>
    <w:multiLevelType w:val="hybridMultilevel"/>
    <w:tmpl w:val="967C8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505567"/>
    <w:multiLevelType w:val="hybridMultilevel"/>
    <w:tmpl w:val="14A6969E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2C76366"/>
    <w:multiLevelType w:val="multilevel"/>
    <w:tmpl w:val="020618C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55723127"/>
    <w:multiLevelType w:val="hybridMultilevel"/>
    <w:tmpl w:val="FB86EE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F92435"/>
    <w:multiLevelType w:val="hybridMultilevel"/>
    <w:tmpl w:val="67FEE922"/>
    <w:lvl w:ilvl="0" w:tplc="8EB64F2E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FB274D"/>
    <w:multiLevelType w:val="hybridMultilevel"/>
    <w:tmpl w:val="C39257CA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EB97AFF"/>
    <w:multiLevelType w:val="multilevel"/>
    <w:tmpl w:val="91F87BC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6F2C35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F665B4F"/>
    <w:multiLevelType w:val="hybridMultilevel"/>
    <w:tmpl w:val="AB78BA78"/>
    <w:lvl w:ilvl="0" w:tplc="DFA6A46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64509A"/>
    <w:multiLevelType w:val="multilevel"/>
    <w:tmpl w:val="DF64A1E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9" w15:restartNumberingAfterBreak="0">
    <w:nsid w:val="7CC30FD0"/>
    <w:multiLevelType w:val="hybridMultilevel"/>
    <w:tmpl w:val="1CC4DC9E"/>
    <w:lvl w:ilvl="0" w:tplc="0A8AB666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F02F66"/>
    <w:multiLevelType w:val="multilevel"/>
    <w:tmpl w:val="221CF0AC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9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3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04" w:hanging="2160"/>
      </w:pPr>
      <w:rPr>
        <w:rFonts w:hint="default"/>
      </w:rPr>
    </w:lvl>
  </w:abstractNum>
  <w:num w:numId="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</w:num>
  <w:num w:numId="3">
    <w:abstractNumId w:val="33"/>
  </w:num>
  <w:num w:numId="4">
    <w:abstractNumId w:val="14"/>
  </w:num>
  <w:num w:numId="5">
    <w:abstractNumId w:val="36"/>
  </w:num>
  <w:num w:numId="6">
    <w:abstractNumId w:val="22"/>
  </w:num>
  <w:num w:numId="7">
    <w:abstractNumId w:val="40"/>
  </w:num>
  <w:num w:numId="8">
    <w:abstractNumId w:val="17"/>
  </w:num>
  <w:num w:numId="9">
    <w:abstractNumId w:val="38"/>
  </w:num>
  <w:num w:numId="10">
    <w:abstractNumId w:val="10"/>
  </w:num>
  <w:num w:numId="11">
    <w:abstractNumId w:val="11"/>
  </w:num>
  <w:num w:numId="12">
    <w:abstractNumId w:val="31"/>
  </w:num>
  <w:num w:numId="13">
    <w:abstractNumId w:val="12"/>
  </w:num>
  <w:num w:numId="14">
    <w:abstractNumId w:val="13"/>
  </w:num>
  <w:num w:numId="15">
    <w:abstractNumId w:val="19"/>
  </w:num>
  <w:num w:numId="16">
    <w:abstractNumId w:val="39"/>
  </w:num>
  <w:num w:numId="17">
    <w:abstractNumId w:val="5"/>
  </w:num>
  <w:num w:numId="18">
    <w:abstractNumId w:val="34"/>
  </w:num>
  <w:num w:numId="19">
    <w:abstractNumId w:val="1"/>
  </w:num>
  <w:num w:numId="20">
    <w:abstractNumId w:val="29"/>
  </w:num>
  <w:num w:numId="21">
    <w:abstractNumId w:val="30"/>
  </w:num>
  <w:num w:numId="22">
    <w:abstractNumId w:val="25"/>
  </w:num>
  <w:num w:numId="23">
    <w:abstractNumId w:val="3"/>
  </w:num>
  <w:num w:numId="24">
    <w:abstractNumId w:val="0"/>
  </w:num>
  <w:num w:numId="25">
    <w:abstractNumId w:val="24"/>
  </w:num>
  <w:num w:numId="26">
    <w:abstractNumId w:val="28"/>
  </w:num>
  <w:num w:numId="27">
    <w:abstractNumId w:val="35"/>
  </w:num>
  <w:num w:numId="28">
    <w:abstractNumId w:val="21"/>
  </w:num>
  <w:num w:numId="29">
    <w:abstractNumId w:val="23"/>
  </w:num>
  <w:num w:numId="30">
    <w:abstractNumId w:val="9"/>
  </w:num>
  <w:num w:numId="31">
    <w:abstractNumId w:val="2"/>
  </w:num>
  <w:num w:numId="32">
    <w:abstractNumId w:val="27"/>
  </w:num>
  <w:num w:numId="33">
    <w:abstractNumId w:val="20"/>
  </w:num>
  <w:num w:numId="34">
    <w:abstractNumId w:val="26"/>
  </w:num>
  <w:num w:numId="35">
    <w:abstractNumId w:val="18"/>
    <w:lvlOverride w:ilvl="0">
      <w:lvl w:ilvl="0">
        <w:start w:val="1"/>
        <w:numFmt w:val="bullet"/>
        <w:pStyle w:val="1212"/>
        <w:lvlText w:val="−"/>
        <w:lvlJc w:val="left"/>
        <w:pPr>
          <w:tabs>
            <w:tab w:val="num" w:pos="1767"/>
          </w:tabs>
          <w:ind w:left="1767" w:hanging="567"/>
        </w:pPr>
        <w:rPr>
          <w:rFonts w:ascii="Times New Roman" w:hAnsi="Times New Roman" w:cs="Times New Roman" w:hint="default"/>
          <w:sz w:val="24"/>
        </w:rPr>
      </w:lvl>
    </w:lvlOverride>
  </w:num>
  <w:num w:numId="36">
    <w:abstractNumId w:val="15"/>
  </w:num>
  <w:num w:numId="37">
    <w:abstractNumId w:val="37"/>
  </w:num>
  <w:num w:numId="38">
    <w:abstractNumId w:val="8"/>
  </w:num>
  <w:num w:numId="39">
    <w:abstractNumId w:val="4"/>
  </w:num>
  <w:num w:numId="40">
    <w:abstractNumId w:val="6"/>
  </w:num>
  <w:num w:numId="41">
    <w:abstractNumId w:val="32"/>
  </w:num>
  <w:num w:numId="42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Ржаникова Елена Дмитриевна">
    <w15:presenceInfo w15:providerId="AD" w15:userId="S::usr08710@vyatsu.ru::87d1e542-42fc-47ad-95a0-333c74b477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00B3C"/>
    <w:rsid w:val="0003414A"/>
    <w:rsid w:val="00040A0D"/>
    <w:rsid w:val="00080907"/>
    <w:rsid w:val="000835BA"/>
    <w:rsid w:val="000A6D6D"/>
    <w:rsid w:val="000B4112"/>
    <w:rsid w:val="000C7B67"/>
    <w:rsid w:val="0010035F"/>
    <w:rsid w:val="00125FD3"/>
    <w:rsid w:val="001402BF"/>
    <w:rsid w:val="00156DAB"/>
    <w:rsid w:val="00182DCE"/>
    <w:rsid w:val="001B2759"/>
    <w:rsid w:val="001D1176"/>
    <w:rsid w:val="001E5653"/>
    <w:rsid w:val="00205E4D"/>
    <w:rsid w:val="00226452"/>
    <w:rsid w:val="0024378F"/>
    <w:rsid w:val="002511BD"/>
    <w:rsid w:val="002724D9"/>
    <w:rsid w:val="002835F3"/>
    <w:rsid w:val="002A05E5"/>
    <w:rsid w:val="00302B6B"/>
    <w:rsid w:val="00312DEA"/>
    <w:rsid w:val="0037165F"/>
    <w:rsid w:val="00384D56"/>
    <w:rsid w:val="00385B08"/>
    <w:rsid w:val="003A183B"/>
    <w:rsid w:val="003D3D1A"/>
    <w:rsid w:val="003E3C1F"/>
    <w:rsid w:val="003E74DC"/>
    <w:rsid w:val="003F1F29"/>
    <w:rsid w:val="00420B2F"/>
    <w:rsid w:val="00421F6C"/>
    <w:rsid w:val="00436077"/>
    <w:rsid w:val="00460950"/>
    <w:rsid w:val="004D73B0"/>
    <w:rsid w:val="005025E9"/>
    <w:rsid w:val="00512503"/>
    <w:rsid w:val="00532E01"/>
    <w:rsid w:val="005524CE"/>
    <w:rsid w:val="00591F22"/>
    <w:rsid w:val="005B678E"/>
    <w:rsid w:val="005E1C02"/>
    <w:rsid w:val="005E28DE"/>
    <w:rsid w:val="005F2365"/>
    <w:rsid w:val="00604582"/>
    <w:rsid w:val="00604A27"/>
    <w:rsid w:val="006128DA"/>
    <w:rsid w:val="00624812"/>
    <w:rsid w:val="006D50FC"/>
    <w:rsid w:val="006F03DC"/>
    <w:rsid w:val="006F1A73"/>
    <w:rsid w:val="007078F5"/>
    <w:rsid w:val="00717830"/>
    <w:rsid w:val="00720B0B"/>
    <w:rsid w:val="00731512"/>
    <w:rsid w:val="00746065"/>
    <w:rsid w:val="00761A22"/>
    <w:rsid w:val="00772EF2"/>
    <w:rsid w:val="007D21A3"/>
    <w:rsid w:val="007D3B84"/>
    <w:rsid w:val="007D5D58"/>
    <w:rsid w:val="007D60CD"/>
    <w:rsid w:val="008150FC"/>
    <w:rsid w:val="00840877"/>
    <w:rsid w:val="00845295"/>
    <w:rsid w:val="0086457D"/>
    <w:rsid w:val="008723C0"/>
    <w:rsid w:val="00873136"/>
    <w:rsid w:val="00885C86"/>
    <w:rsid w:val="00891125"/>
    <w:rsid w:val="008916F7"/>
    <w:rsid w:val="008A68A4"/>
    <w:rsid w:val="008A7DDA"/>
    <w:rsid w:val="008B2E8A"/>
    <w:rsid w:val="00903A94"/>
    <w:rsid w:val="00906B02"/>
    <w:rsid w:val="0092636D"/>
    <w:rsid w:val="00931930"/>
    <w:rsid w:val="009621C1"/>
    <w:rsid w:val="009F3D69"/>
    <w:rsid w:val="009F606A"/>
    <w:rsid w:val="00A07656"/>
    <w:rsid w:val="00A837A7"/>
    <w:rsid w:val="00AD3AC0"/>
    <w:rsid w:val="00AE5DDF"/>
    <w:rsid w:val="00B269B0"/>
    <w:rsid w:val="00B278BE"/>
    <w:rsid w:val="00B56239"/>
    <w:rsid w:val="00B8241E"/>
    <w:rsid w:val="00BB02E3"/>
    <w:rsid w:val="00BF3785"/>
    <w:rsid w:val="00C00F17"/>
    <w:rsid w:val="00C34F07"/>
    <w:rsid w:val="00C60F99"/>
    <w:rsid w:val="00C61D56"/>
    <w:rsid w:val="00C83101"/>
    <w:rsid w:val="00C90BB2"/>
    <w:rsid w:val="00CA0CC8"/>
    <w:rsid w:val="00CB531C"/>
    <w:rsid w:val="00CC4739"/>
    <w:rsid w:val="00CC5D7F"/>
    <w:rsid w:val="00CC7A30"/>
    <w:rsid w:val="00CD6DF8"/>
    <w:rsid w:val="00CE1D26"/>
    <w:rsid w:val="00CF2153"/>
    <w:rsid w:val="00D46519"/>
    <w:rsid w:val="00DC42FB"/>
    <w:rsid w:val="00DD0305"/>
    <w:rsid w:val="00DD4360"/>
    <w:rsid w:val="00DE33C2"/>
    <w:rsid w:val="00DF04FA"/>
    <w:rsid w:val="00E032D3"/>
    <w:rsid w:val="00E23748"/>
    <w:rsid w:val="00E330F1"/>
    <w:rsid w:val="00E51E97"/>
    <w:rsid w:val="00E96697"/>
    <w:rsid w:val="00EC520B"/>
    <w:rsid w:val="00F17A22"/>
    <w:rsid w:val="00F34645"/>
    <w:rsid w:val="00F47B0C"/>
    <w:rsid w:val="00F52514"/>
    <w:rsid w:val="00F92BC0"/>
    <w:rsid w:val="00FA1717"/>
    <w:rsid w:val="00FB19C1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37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E3C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aliases w:val="vgu_List1"/>
    <w:basedOn w:val="a"/>
    <w:link w:val="a8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636D"/>
  </w:style>
  <w:style w:type="paragraph" w:styleId="ac">
    <w:name w:val="footer"/>
    <w:basedOn w:val="a"/>
    <w:link w:val="ad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e">
    <w:name w:val="Plain Text"/>
    <w:basedOn w:val="a"/>
    <w:link w:val="af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">
    <w:name w:val="Текст Знак"/>
    <w:basedOn w:val="a0"/>
    <w:link w:val="ae"/>
    <w:uiPriority w:val="99"/>
    <w:semiHidden/>
    <w:rsid w:val="00746065"/>
    <w:rPr>
      <w:rFonts w:ascii="Consolas" w:hAnsi="Consolas"/>
      <w:sz w:val="21"/>
      <w:szCs w:val="21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E23748"/>
  </w:style>
  <w:style w:type="paragraph" w:styleId="af0">
    <w:name w:val="caption"/>
    <w:aliases w:val="vgu_PictureName"/>
    <w:basedOn w:val="a"/>
    <w:next w:val="a"/>
    <w:link w:val="af1"/>
    <w:unhideWhenUsed/>
    <w:qFormat/>
    <w:rsid w:val="00E23748"/>
    <w:pPr>
      <w:spacing w:after="240" w:line="720" w:lineRule="auto"/>
      <w:contextualSpacing/>
      <w:jc w:val="center"/>
    </w:pPr>
    <w:rPr>
      <w:rFonts w:ascii="Times New Roman" w:eastAsiaTheme="minorEastAsia" w:hAnsi="Times New Roman"/>
      <w:bCs/>
      <w:sz w:val="24"/>
      <w:szCs w:val="18"/>
      <w:lang w:eastAsia="ru-RU"/>
    </w:rPr>
  </w:style>
  <w:style w:type="character" w:customStyle="1" w:styleId="af1">
    <w:name w:val="Название объекта Знак"/>
    <w:aliases w:val="vgu_PictureName Знак"/>
    <w:basedOn w:val="a0"/>
    <w:link w:val="af0"/>
    <w:uiPriority w:val="35"/>
    <w:rsid w:val="00E23748"/>
    <w:rPr>
      <w:rFonts w:ascii="Times New Roman" w:eastAsiaTheme="minorEastAsia" w:hAnsi="Times New Roman"/>
      <w:bCs/>
      <w:sz w:val="24"/>
      <w:szCs w:val="18"/>
      <w:lang w:eastAsia="ru-RU"/>
    </w:rPr>
  </w:style>
  <w:style w:type="paragraph" w:styleId="af2">
    <w:name w:val="Normal (Web)"/>
    <w:basedOn w:val="a"/>
    <w:uiPriority w:val="99"/>
    <w:unhideWhenUsed/>
    <w:rsid w:val="00E237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текст"/>
    <w:basedOn w:val="a"/>
    <w:link w:val="af4"/>
    <w:qFormat/>
    <w:rsid w:val="00E23748"/>
    <w:pPr>
      <w:tabs>
        <w:tab w:val="left" w:pos="0"/>
      </w:tabs>
      <w:spacing w:after="0" w:line="360" w:lineRule="auto"/>
      <w:ind w:firstLine="709"/>
      <w:jc w:val="both"/>
    </w:pPr>
    <w:rPr>
      <w:rFonts w:ascii="Times New Roman" w:eastAsiaTheme="minorEastAsia" w:hAnsi="Times New Roman"/>
      <w:kern w:val="2"/>
      <w:sz w:val="28"/>
      <w:szCs w:val="24"/>
      <w:lang w:eastAsia="ru-RU"/>
      <w14:ligatures w14:val="standardContextual"/>
    </w:rPr>
  </w:style>
  <w:style w:type="character" w:customStyle="1" w:styleId="af4">
    <w:name w:val="текст Знак"/>
    <w:basedOn w:val="a0"/>
    <w:link w:val="af3"/>
    <w:rsid w:val="00E23748"/>
    <w:rPr>
      <w:rFonts w:ascii="Times New Roman" w:eastAsiaTheme="minorEastAsia" w:hAnsi="Times New Roman"/>
      <w:kern w:val="2"/>
      <w:sz w:val="28"/>
      <w:szCs w:val="24"/>
      <w:lang w:eastAsia="ru-RU"/>
      <w14:ligatures w14:val="standardContextual"/>
    </w:rPr>
  </w:style>
  <w:style w:type="paragraph" w:customStyle="1" w:styleId="paragraph">
    <w:name w:val="paragraph"/>
    <w:basedOn w:val="a"/>
    <w:rsid w:val="00E237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 w:bidi="th-TH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rsid w:val="00E237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17A22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3E3C1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916F7"/>
    <w:pPr>
      <w:spacing w:after="100"/>
      <w:ind w:left="440"/>
    </w:pPr>
  </w:style>
  <w:style w:type="character" w:customStyle="1" w:styleId="normaltextrun">
    <w:name w:val="normaltextrun"/>
    <w:basedOn w:val="a0"/>
    <w:rsid w:val="00B8241E"/>
  </w:style>
  <w:style w:type="character" w:customStyle="1" w:styleId="eop">
    <w:name w:val="eop"/>
    <w:basedOn w:val="a0"/>
    <w:rsid w:val="00B8241E"/>
  </w:style>
  <w:style w:type="paragraph" w:customStyle="1" w:styleId="af5">
    <w:name w:val="Текст документа"/>
    <w:basedOn w:val="a"/>
    <w:link w:val="af6"/>
    <w:qFormat/>
    <w:rsid w:val="00B8241E"/>
    <w:pPr>
      <w:suppressAutoHyphens/>
      <w:spacing w:before="120" w:after="12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bidi="en-US"/>
    </w:rPr>
  </w:style>
  <w:style w:type="character" w:customStyle="1" w:styleId="af6">
    <w:name w:val="Текст документа Знак"/>
    <w:link w:val="af5"/>
    <w:rsid w:val="00B8241E"/>
    <w:rPr>
      <w:rFonts w:ascii="Times New Roman" w:eastAsia="Times New Roman" w:hAnsi="Times New Roman" w:cs="Times New Roman"/>
      <w:sz w:val="28"/>
      <w:szCs w:val="24"/>
      <w:lang w:bidi="en-US"/>
    </w:rPr>
  </w:style>
  <w:style w:type="paragraph" w:customStyle="1" w:styleId="141">
    <w:name w:val="Таблица 14 пт 1 интервал"/>
    <w:basedOn w:val="a"/>
    <w:link w:val="1410"/>
    <w:qFormat/>
    <w:rsid w:val="006F1A73"/>
    <w:pPr>
      <w:keepLines/>
      <w:autoSpaceDE w:val="0"/>
      <w:autoSpaceDN w:val="0"/>
      <w:adjustRightInd w:val="0"/>
      <w:spacing w:before="60" w:after="6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410">
    <w:name w:val="Таблица 14 пт 1 интервал Знак"/>
    <w:link w:val="141"/>
    <w:rsid w:val="006F1A7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7">
    <w:name w:val="Subtitle"/>
    <w:basedOn w:val="a"/>
    <w:next w:val="a"/>
    <w:link w:val="af8"/>
    <w:qFormat/>
    <w:rsid w:val="006F1A73"/>
    <w:pPr>
      <w:spacing w:after="60" w:line="240" w:lineRule="auto"/>
      <w:jc w:val="right"/>
      <w:outlineLvl w:val="1"/>
    </w:pPr>
    <w:rPr>
      <w:rFonts w:ascii="Arial" w:eastAsia="Times New Roman" w:hAnsi="Arial" w:cs="Times New Roman"/>
      <w:b/>
      <w:sz w:val="28"/>
      <w:szCs w:val="24"/>
      <w:lang w:eastAsia="ru-RU"/>
    </w:rPr>
  </w:style>
  <w:style w:type="character" w:customStyle="1" w:styleId="af8">
    <w:name w:val="Подзаголовок Знак"/>
    <w:basedOn w:val="a0"/>
    <w:link w:val="af7"/>
    <w:rsid w:val="006F1A73"/>
    <w:rPr>
      <w:rFonts w:ascii="Arial" w:eastAsia="Times New Roman" w:hAnsi="Arial" w:cs="Times New Roman"/>
      <w:b/>
      <w:sz w:val="28"/>
      <w:szCs w:val="24"/>
      <w:lang w:eastAsia="ru-RU"/>
    </w:rPr>
  </w:style>
  <w:style w:type="paragraph" w:customStyle="1" w:styleId="1212">
    <w:name w:val="АбзацМ 12пт 1.2 интервал"/>
    <w:basedOn w:val="a"/>
    <w:qFormat/>
    <w:rsid w:val="006F1A73"/>
    <w:pPr>
      <w:keepLines/>
      <w:numPr>
        <w:numId w:val="35"/>
      </w:numPr>
      <w:suppressAutoHyphens/>
      <w:autoSpaceDE w:val="0"/>
      <w:autoSpaceDN w:val="0"/>
      <w:adjustRightInd w:val="0"/>
      <w:spacing w:before="60" w:after="60" w:line="288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121">
    <w:name w:val="Маркированный 12пт 1 интервал"/>
    <w:uiPriority w:val="99"/>
    <w:rsid w:val="006F1A73"/>
    <w:pPr>
      <w:numPr>
        <w:numId w:val="34"/>
      </w:numPr>
    </w:pPr>
  </w:style>
  <w:style w:type="paragraph" w:customStyle="1" w:styleId="af9">
    <w:name w:val="мой"/>
    <w:basedOn w:val="a"/>
    <w:link w:val="afa"/>
    <w:qFormat/>
    <w:rsid w:val="00205E4D"/>
    <w:pPr>
      <w:spacing w:after="0" w:line="360" w:lineRule="auto"/>
      <w:ind w:firstLine="709"/>
      <w:jc w:val="both"/>
    </w:pPr>
    <w:rPr>
      <w:rFonts w:ascii="Times New Roman" w:hAnsi="Times New Roman" w:cs="Times New Roman"/>
      <w:bCs/>
      <w:sz w:val="28"/>
      <w:szCs w:val="28"/>
      <w:lang w:val="en-US"/>
    </w:rPr>
  </w:style>
  <w:style w:type="character" w:customStyle="1" w:styleId="afa">
    <w:name w:val="мой Знак"/>
    <w:basedOn w:val="a0"/>
    <w:link w:val="af9"/>
    <w:rsid w:val="00205E4D"/>
    <w:rPr>
      <w:rFonts w:ascii="Times New Roman" w:hAnsi="Times New Roman" w:cs="Times New Roman"/>
      <w:bCs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yperlink" Target="https://vk.com/away.php?to=https%3A%2F%2Fgithub.com%2Fpolinamanylova%2FPraktika5%2Fblob%2Fmain%2F%EA%EE%E4.docx&amp;cc_key=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github.com/polinamanylova/Praktika5.git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microsoft.com/office/2011/relationships/people" Target="peop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customXml" Target="ink/ink1.xml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1T00:08:23.6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BC029E-DBF0-4277-84C7-15190FFB1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71</Pages>
  <Words>13778</Words>
  <Characters>78540</Characters>
  <Application>Microsoft Office Word</Application>
  <DocSecurity>0</DocSecurity>
  <Lines>654</Lines>
  <Paragraphs>184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Саитгараева Дина Шамильевна</dc:creator>
  <cp:lastModifiedBy>Манылова Полина Максимовна</cp:lastModifiedBy>
  <cp:revision>12</cp:revision>
  <cp:lastPrinted>2023-11-06T18:06:00Z</cp:lastPrinted>
  <dcterms:created xsi:type="dcterms:W3CDTF">2022-11-08T19:10:00Z</dcterms:created>
  <dcterms:modified xsi:type="dcterms:W3CDTF">2023-11-08T11:01:00Z</dcterms:modified>
</cp:coreProperties>
</file>